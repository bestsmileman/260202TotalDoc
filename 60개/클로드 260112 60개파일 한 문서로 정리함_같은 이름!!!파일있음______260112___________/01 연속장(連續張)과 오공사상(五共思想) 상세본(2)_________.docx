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733EB" w14:textId="77777777" w:rsidR="0071481F" w:rsidRPr="0071481F" w:rsidRDefault="0071481F" w:rsidP="0071481F">
      <w:pPr>
        <w:widowControl/>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71481F">
        <w:rPr>
          <w:rFonts w:ascii="굴림" w:eastAsia="굴림" w:hAnsi="굴림" w:cs="굴림"/>
          <w:b/>
          <w:bCs/>
          <w:kern w:val="36"/>
          <w:sz w:val="48"/>
          <w:szCs w:val="48"/>
          <w14:ligatures w14:val="none"/>
        </w:rPr>
        <w:t>연속장(連續張)과 오공사상(五共思想) 상세본</w:t>
      </w:r>
    </w:p>
    <w:p w14:paraId="309FB9C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철학적 기초와 실천 방안</w:t>
      </w:r>
    </w:p>
    <w:p w14:paraId="7AA6E76C"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7B08878C">
          <v:rect id="_x0000_i1025" style="width:0;height:1.5pt" o:hralign="center" o:hrstd="t" o:hr="t" fillcolor="#a0a0a0" stroked="f"/>
        </w:pict>
      </w:r>
    </w:p>
    <w:p w14:paraId="70091C28" w14:textId="77777777" w:rsidR="0071481F" w:rsidRPr="0071481F" w:rsidRDefault="0071481F" w:rsidP="0071481F">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71481F">
        <w:rPr>
          <w:rFonts w:ascii="굴림" w:eastAsia="굴림" w:hAnsi="굴림" w:cs="굴림"/>
          <w:b/>
          <w:bCs/>
          <w:kern w:val="0"/>
          <w:sz w:val="36"/>
          <w:szCs w:val="36"/>
          <w14:ligatures w14:val="none"/>
        </w:rPr>
        <w:t>목차</w:t>
      </w:r>
    </w:p>
    <w:p w14:paraId="288A2989" w14:textId="77777777" w:rsidR="0071481F" w:rsidRPr="0071481F" w:rsidRDefault="0071481F" w:rsidP="0071481F">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hyperlink r:id="rId7" w:anchor="1-%EC%97%B0%EC%86%8D%EC%9E%A5-%EC%9A%B0%EC%A3%BC%EC%9D%98-%EC%B2%A0%ED%95%99%EC%A0%81-%EA%B8%B0%EC%B4%88" w:history="1">
        <w:r w:rsidRPr="0071481F">
          <w:rPr>
            <w:rFonts w:ascii="굴림" w:eastAsia="굴림" w:hAnsi="굴림" w:cs="굴림"/>
            <w:color w:val="0000FF"/>
            <w:kern w:val="0"/>
            <w:sz w:val="24"/>
            <w:u w:val="single"/>
            <w14:ligatures w14:val="none"/>
          </w:rPr>
          <w:t>연속장 우주의 철학적 기초</w:t>
        </w:r>
      </w:hyperlink>
    </w:p>
    <w:p w14:paraId="5768421D" w14:textId="77777777" w:rsidR="0071481F" w:rsidRPr="0071481F" w:rsidRDefault="0071481F" w:rsidP="0071481F">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hyperlink r:id="rId8" w:anchor="2-%EC%98%A4%EA%B3%B5%EC%82%AC%EC%83%81%EC%9D%98-%EC%B2%B4%EA%B3%84%EC%99%80-%EC%8B%A4%EC%B2%9C" w:history="1">
        <w:r w:rsidRPr="0071481F">
          <w:rPr>
            <w:rFonts w:ascii="굴림" w:eastAsia="굴림" w:hAnsi="굴림" w:cs="굴림"/>
            <w:color w:val="0000FF"/>
            <w:kern w:val="0"/>
            <w:sz w:val="24"/>
            <w:u w:val="single"/>
            <w14:ligatures w14:val="none"/>
          </w:rPr>
          <w:t>오공사상의 체계와 실천</w:t>
        </w:r>
      </w:hyperlink>
    </w:p>
    <w:p w14:paraId="55BD281A" w14:textId="77777777" w:rsidR="0071481F" w:rsidRPr="0071481F" w:rsidRDefault="0071481F" w:rsidP="0071481F">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hyperlink r:id="rId9" w:anchor="3-%EC%98%A8on%EC%9D%98-%EA%B0%9C%EB%85%90%EA%B3%BC-%ED%99%9C%EC%9A%A9" w:history="1">
        <w:r w:rsidRPr="0071481F">
          <w:rPr>
            <w:rFonts w:ascii="굴림" w:eastAsia="굴림" w:hAnsi="굴림" w:cs="굴림"/>
            <w:color w:val="0000FF"/>
            <w:kern w:val="0"/>
            <w:sz w:val="24"/>
            <w:u w:val="single"/>
            <w14:ligatures w14:val="none"/>
          </w:rPr>
          <w:t>온(ON)의 개념과 활용</w:t>
        </w:r>
      </w:hyperlink>
    </w:p>
    <w:p w14:paraId="54B857EB" w14:textId="77777777" w:rsidR="0071481F" w:rsidRPr="0071481F" w:rsidRDefault="0071481F" w:rsidP="0071481F">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hyperlink r:id="rId10" w:anchor="4-%EB%B6%84%EC%95%BC%EB%B3%84-%EC%97%B0%EC%86%8D%EC%9E%A5-%EC%9B%90%EB%A6%AC-%EC%A0%81%EC%9A%A9" w:history="1">
        <w:r w:rsidRPr="0071481F">
          <w:rPr>
            <w:rFonts w:ascii="굴림" w:eastAsia="굴림" w:hAnsi="굴림" w:cs="굴림"/>
            <w:color w:val="0000FF"/>
            <w:kern w:val="0"/>
            <w:sz w:val="24"/>
            <w:u w:val="single"/>
            <w14:ligatures w14:val="none"/>
          </w:rPr>
          <w:t>분야별 연속장 원리 적용</w:t>
        </w:r>
      </w:hyperlink>
    </w:p>
    <w:p w14:paraId="3F11B07B" w14:textId="77777777" w:rsidR="0071481F" w:rsidRPr="0071481F" w:rsidRDefault="0071481F" w:rsidP="0071481F">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hyperlink r:id="rId11" w:anchor="5-%EC%97%B0%EC%86%8D%EC%9E%A5%EA%B3%BC-%EA%B8%B0%EC%A1%B4-%EC%9A%B0%EC%A3%BC%EB%A1%A0%EC%9D%98-%EB%B9%84%EA%B5%90" w:history="1">
        <w:r w:rsidRPr="0071481F">
          <w:rPr>
            <w:rFonts w:ascii="굴림" w:eastAsia="굴림" w:hAnsi="굴림" w:cs="굴림"/>
            <w:color w:val="0000FF"/>
            <w:kern w:val="0"/>
            <w:sz w:val="24"/>
            <w:u w:val="single"/>
            <w14:ligatures w14:val="none"/>
          </w:rPr>
          <w:t>연속장과 기존 우주론의 비교</w:t>
        </w:r>
      </w:hyperlink>
    </w:p>
    <w:p w14:paraId="24AC3DEB" w14:textId="77777777" w:rsidR="0071481F" w:rsidRPr="0071481F" w:rsidRDefault="0071481F" w:rsidP="0071481F">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hyperlink r:id="rId12" w:anchor="6-%EC%A0%84%EB%AC%B8%EA%B0%80-%EA%B2%80%ED%86%A0-%EB%B0%8F-%ED%95%99%EC%88%A0%EC%A0%81-%ED%99%95%EC%82%B0" w:history="1">
        <w:r w:rsidRPr="0071481F">
          <w:rPr>
            <w:rFonts w:ascii="굴림" w:eastAsia="굴림" w:hAnsi="굴림" w:cs="굴림"/>
            <w:color w:val="0000FF"/>
            <w:kern w:val="0"/>
            <w:sz w:val="24"/>
            <w:u w:val="single"/>
            <w14:ligatures w14:val="none"/>
          </w:rPr>
          <w:t>전문가 검토 및 학술적 확산</w:t>
        </w:r>
      </w:hyperlink>
    </w:p>
    <w:p w14:paraId="7ED03509" w14:textId="77777777" w:rsidR="0071481F" w:rsidRPr="0071481F" w:rsidRDefault="0071481F" w:rsidP="0071481F">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hyperlink r:id="rId13" w:anchor="7-%EC%8B%A4%EC%B2%9C-%EB%A1%9C%EB%93%9C%EB%A7%B5" w:history="1">
        <w:r w:rsidRPr="0071481F">
          <w:rPr>
            <w:rFonts w:ascii="굴림" w:eastAsia="굴림" w:hAnsi="굴림" w:cs="굴림"/>
            <w:color w:val="0000FF"/>
            <w:kern w:val="0"/>
            <w:sz w:val="24"/>
            <w:u w:val="single"/>
            <w14:ligatures w14:val="none"/>
          </w:rPr>
          <w:t>실천 로드맵</w:t>
        </w:r>
      </w:hyperlink>
    </w:p>
    <w:p w14:paraId="148FA437"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1144EE3D">
          <v:rect id="_x0000_i1026" style="width:0;height:1.5pt" o:hralign="center" o:hrstd="t" o:hr="t" fillcolor="#a0a0a0" stroked="f"/>
        </w:pict>
      </w:r>
    </w:p>
    <w:p w14:paraId="727FB993" w14:textId="35FF218A" w:rsidR="00DE1746" w:rsidRPr="00DE1746" w:rsidRDefault="00DE1746" w:rsidP="00DE1746">
      <w:pPr>
        <w:widowControl/>
        <w:wordWrap/>
        <w:autoSpaceDE/>
        <w:autoSpaceDN/>
        <w:spacing w:before="100" w:beforeAutospacing="1" w:after="100" w:afterAutospacing="1"/>
        <w:outlineLvl w:val="1"/>
        <w:rPr>
          <w:rFonts w:ascii="굴림" w:eastAsia="굴림" w:hAnsi="굴림" w:cs="굴림"/>
          <w:b/>
          <w:bCs/>
          <w:color w:val="EE0000"/>
          <w:kern w:val="0"/>
          <w:sz w:val="24"/>
          <w14:ligatures w14:val="none"/>
        </w:rPr>
      </w:pPr>
      <w:r w:rsidRPr="00DE1746">
        <w:rPr>
          <w:rFonts w:ascii="굴림" w:eastAsia="굴림" w:hAnsi="굴림" w:cs="굴림"/>
          <w:b/>
          <w:bCs/>
          <w:color w:val="EE0000"/>
          <w:kern w:val="0"/>
          <w:sz w:val="24"/>
          <w14:ligatures w14:val="none"/>
        </w:rPr>
        <w:t>다시 말하면, 연속장은 시공간+다차원으로 이루어진 것이고, 이 연속장을 바탕으로 그 안에 물질+기+정이 연속적으로 상호작용하면서 공존하는 것이 연속장 우주인 것이며, 그 연속장 우주가 영성</w:t>
      </w:r>
      <w:r w:rsidR="00394312">
        <w:rPr>
          <w:rFonts w:ascii="굴림" w:eastAsia="굴림" w:hAnsi="굴림" w:cs="굴림" w:hint="eastAsia"/>
          <w:b/>
          <w:bCs/>
          <w:color w:val="EE0000"/>
          <w:kern w:val="0"/>
          <w:sz w:val="24"/>
          <w14:ligatures w14:val="none"/>
        </w:rPr>
        <w:t>(존)</w:t>
      </w:r>
      <w:r w:rsidRPr="00DE1746">
        <w:rPr>
          <w:rFonts w:ascii="굴림" w:eastAsia="굴림" w:hAnsi="굴림" w:cs="굴림"/>
          <w:b/>
          <w:bCs/>
          <w:color w:val="EE0000"/>
          <w:kern w:val="0"/>
          <w:sz w:val="24"/>
          <w14:ligatures w14:val="none"/>
        </w:rPr>
        <w:t xml:space="preserve">과 함께 하는 것이야 ^^ </w:t>
      </w:r>
    </w:p>
    <w:p w14:paraId="7BA42820" w14:textId="3680DB89" w:rsidR="00DE1746" w:rsidRPr="00394312" w:rsidRDefault="00394312" w:rsidP="0071481F">
      <w:pPr>
        <w:widowControl/>
        <w:wordWrap/>
        <w:autoSpaceDE/>
        <w:autoSpaceDN/>
        <w:spacing w:before="100" w:beforeAutospacing="1" w:after="100" w:afterAutospacing="1"/>
        <w:outlineLvl w:val="1"/>
        <w:rPr>
          <w:rFonts w:ascii="굴림" w:eastAsia="굴림" w:hAnsi="굴림" w:cs="굴림"/>
          <w:b/>
          <w:bCs/>
          <w:color w:val="00B0F0"/>
          <w:kern w:val="0"/>
          <w:sz w:val="28"/>
          <w:szCs w:val="28"/>
          <w14:ligatures w14:val="none"/>
        </w:rPr>
      </w:pPr>
      <w:r w:rsidRPr="00394312">
        <w:rPr>
          <w:rFonts w:ascii="굴림" w:eastAsia="굴림" w:hAnsi="굴림" w:cs="굴림" w:hint="eastAsia"/>
          <w:b/>
          <w:bCs/>
          <w:color w:val="00B0F0"/>
          <w:kern w:val="0"/>
          <w:sz w:val="28"/>
          <w:szCs w:val="28"/>
          <w14:ligatures w14:val="none"/>
        </w:rPr>
        <w:t>존尊(초월존, 경외존, 창조존)</w:t>
      </w:r>
    </w:p>
    <w:p w14:paraId="3BE189B7" w14:textId="77777777" w:rsidR="00394312" w:rsidRPr="00DE1746" w:rsidRDefault="00394312" w:rsidP="0071481F">
      <w:pPr>
        <w:widowControl/>
        <w:wordWrap/>
        <w:autoSpaceDE/>
        <w:autoSpaceDN/>
        <w:spacing w:before="100" w:beforeAutospacing="1" w:after="100" w:afterAutospacing="1"/>
        <w:outlineLvl w:val="1"/>
        <w:rPr>
          <w:rFonts w:ascii="굴림" w:eastAsia="굴림" w:hAnsi="굴림" w:cs="굴림" w:hint="eastAsia"/>
          <w:b/>
          <w:bCs/>
          <w:kern w:val="0"/>
          <w:sz w:val="36"/>
          <w:szCs w:val="36"/>
          <w14:ligatures w14:val="none"/>
        </w:rPr>
      </w:pPr>
    </w:p>
    <w:p w14:paraId="659B94E4" w14:textId="5B12CF36" w:rsidR="0071481F" w:rsidRPr="0071481F" w:rsidRDefault="0071481F" w:rsidP="0071481F">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71481F">
        <w:rPr>
          <w:rFonts w:ascii="굴림" w:eastAsia="굴림" w:hAnsi="굴림" w:cs="굴림"/>
          <w:b/>
          <w:bCs/>
          <w:kern w:val="0"/>
          <w:sz w:val="36"/>
          <w:szCs w:val="36"/>
          <w14:ligatures w14:val="none"/>
        </w:rPr>
        <w:t>1. 연속장 우주의 철학적 기초</w:t>
      </w:r>
    </w:p>
    <w:p w14:paraId="1CABD089"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1.1 연속장의 정의</w:t>
      </w:r>
    </w:p>
    <w:p w14:paraId="066BEC3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우주(連續張 宇宙, Continujang Universe)**는 동양의 영적 전통과 서양의 과학적 방법론을 통합한 새로운 우주관입니다.</w:t>
      </w:r>
    </w:p>
    <w:p w14:paraId="7551C8A7"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핵심 정의</w:t>
      </w:r>
    </w:p>
    <w:p w14:paraId="5D8BA43B" w14:textId="77C66D16"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 xml:space="preserve">"연속장 우주는 </w:t>
      </w:r>
      <w:r w:rsidR="004F07C4" w:rsidRPr="004F07C4">
        <w:rPr>
          <w:rFonts w:ascii="굴림" w:eastAsia="굴림" w:hAnsi="굴림" w:cs="굴림" w:hint="eastAsia"/>
          <w:color w:val="EE0000"/>
          <w:kern w:val="0"/>
          <w:sz w:val="24"/>
          <w14:ligatures w14:val="none"/>
        </w:rPr>
        <w:t xml:space="preserve">시간과 공간이 일체인 시공간과 다차원이 </w:t>
      </w:r>
      <w:r w:rsidRPr="0071481F">
        <w:rPr>
          <w:rFonts w:ascii="굴림" w:eastAsia="굴림" w:hAnsi="굴림" w:cs="굴림"/>
          <w:kern w:val="0"/>
          <w:sz w:val="24"/>
          <w14:ligatures w14:val="none"/>
        </w:rPr>
        <w:t xml:space="preserve">연속적으로 펼쳐진 </w:t>
      </w:r>
      <w:r w:rsidRPr="0071481F">
        <w:rPr>
          <w:rFonts w:ascii="굴림" w:eastAsia="굴림" w:hAnsi="굴림" w:cs="굴림"/>
          <w:color w:val="EE0000"/>
          <w:kern w:val="0"/>
          <w:sz w:val="24"/>
          <w14:ligatures w14:val="none"/>
        </w:rPr>
        <w:t>장</w:t>
      </w:r>
      <w:r w:rsidRPr="0071481F">
        <w:rPr>
          <w:rFonts w:ascii="굴림" w:eastAsia="굴림" w:hAnsi="굴림" w:cs="굴림"/>
          <w:kern w:val="0"/>
          <w:sz w:val="24"/>
          <w14:ligatures w14:val="none"/>
        </w:rPr>
        <w:t xml:space="preserve">(張) </w:t>
      </w:r>
      <w:proofErr w:type="gramStart"/>
      <w:r w:rsidRPr="0071481F">
        <w:rPr>
          <w:rFonts w:ascii="굴림" w:eastAsia="굴림" w:hAnsi="굴림" w:cs="굴림"/>
          <w:kern w:val="0"/>
          <w:sz w:val="24"/>
          <w14:ligatures w14:val="none"/>
        </w:rPr>
        <w:t>안에서,물질</w:t>
      </w:r>
      <w:proofErr w:type="gramEnd"/>
      <w:r w:rsidRPr="0071481F">
        <w:rPr>
          <w:rFonts w:ascii="굴림" w:eastAsia="굴림" w:hAnsi="굴림" w:cs="굴림"/>
          <w:kern w:val="0"/>
          <w:sz w:val="24"/>
          <w14:ligatures w14:val="none"/>
        </w:rPr>
        <w:t>(物質), 기(氣), 정(情)</w:t>
      </w:r>
      <w:r w:rsidR="008803B7">
        <w:rPr>
          <w:rFonts w:ascii="굴림" w:eastAsia="굴림" w:hAnsi="굴림" w:cs="굴림" w:hint="eastAsia"/>
          <w:kern w:val="0"/>
          <w:sz w:val="24"/>
          <w14:ligatures w14:val="none"/>
        </w:rPr>
        <w:t xml:space="preserve">이 </w:t>
      </w:r>
      <w:r w:rsidR="008803B7" w:rsidRPr="004F07C4">
        <w:rPr>
          <w:rFonts w:ascii="굴림" w:eastAsia="굴림" w:hAnsi="굴림" w:cs="굴림" w:hint="eastAsia"/>
          <w:color w:val="EE0000"/>
          <w:kern w:val="0"/>
          <w:sz w:val="24"/>
          <w14:ligatures w14:val="none"/>
        </w:rPr>
        <w:t xml:space="preserve">삼라만상으로 </w:t>
      </w:r>
      <w:r w:rsidRPr="0071481F">
        <w:rPr>
          <w:rFonts w:ascii="굴림" w:eastAsia="굴림" w:hAnsi="굴림" w:cs="굴림"/>
          <w:kern w:val="0"/>
          <w:sz w:val="24"/>
          <w14:ligatures w14:val="none"/>
        </w:rPr>
        <w:t>영성(靈性)</w:t>
      </w:r>
      <w:r w:rsidR="008803B7">
        <w:rPr>
          <w:rFonts w:ascii="굴림" w:eastAsia="굴림" w:hAnsi="굴림" w:cs="굴림" w:hint="eastAsia"/>
          <w:color w:val="EE0000"/>
          <w:kern w:val="0"/>
          <w:sz w:val="24"/>
          <w14:ligatures w14:val="none"/>
        </w:rPr>
        <w:t xml:space="preserve">과 </w:t>
      </w:r>
      <w:r w:rsidRPr="0071481F">
        <w:rPr>
          <w:rFonts w:ascii="굴림" w:eastAsia="굴림" w:hAnsi="굴림" w:cs="굴림"/>
          <w:kern w:val="0"/>
          <w:sz w:val="24"/>
          <w14:ligatures w14:val="none"/>
        </w:rPr>
        <w:t>조화롭게 상호작용하며 공존하는 살아있는 우주이다."</w:t>
      </w:r>
    </w:p>
    <w:p w14:paraId="5128451F"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구성 요소의 상세</w:t>
      </w:r>
    </w:p>
    <w:p w14:paraId="10F0A05D" w14:textId="3155F621" w:rsidR="0071481F" w:rsidRPr="0071481F" w:rsidRDefault="0071481F" w:rsidP="0071481F">
      <w:pPr>
        <w:widowControl/>
        <w:wordWrap/>
        <w:autoSpaceDE/>
        <w:autoSpaceDN/>
        <w:spacing w:before="100" w:beforeAutospacing="1" w:after="100" w:afterAutospacing="1"/>
        <w:rPr>
          <w:rFonts w:ascii="굴림" w:eastAsia="굴림" w:hAnsi="굴림" w:cs="굴림"/>
          <w:color w:val="EE0000"/>
          <w:kern w:val="0"/>
          <w:sz w:val="24"/>
          <w14:ligatures w14:val="none"/>
        </w:rPr>
      </w:pPr>
      <w:r w:rsidRPr="0071481F">
        <w:rPr>
          <w:rFonts w:ascii="굴림" w:eastAsia="굴림" w:hAnsi="굴림" w:cs="굴림"/>
          <w:b/>
          <w:bCs/>
          <w:kern w:val="0"/>
          <w:sz w:val="24"/>
          <w14:ligatures w14:val="none"/>
        </w:rPr>
        <w:lastRenderedPageBreak/>
        <w:t>1. 물질(物質)</w:t>
      </w:r>
    </w:p>
    <w:p w14:paraId="7A44CB0D" w14:textId="77777777" w:rsidR="0071481F" w:rsidRPr="0071481F" w:rsidRDefault="0071481F" w:rsidP="0071481F">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전자, 원자, 분자 등 물리적 실체</w:t>
      </w:r>
    </w:p>
    <w:p w14:paraId="3C2EA590" w14:textId="77777777" w:rsidR="0071481F" w:rsidRPr="0071481F" w:rsidRDefault="0071481F" w:rsidP="0071481F">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관찰 가능하고 측정 가능한 존재</w:t>
      </w:r>
    </w:p>
    <w:p w14:paraId="64925842" w14:textId="77777777" w:rsidR="0071481F" w:rsidRPr="0071481F" w:rsidRDefault="0071481F" w:rsidP="0071481F">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서양 과학의 주요 연구 대상</w:t>
      </w:r>
    </w:p>
    <w:p w14:paraId="5D50B8BC" w14:textId="13868B94"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기(氣, Energy/Force</w:t>
      </w:r>
      <w:proofErr w:type="gramStart"/>
      <w:r w:rsidRPr="0071481F">
        <w:rPr>
          <w:rFonts w:ascii="굴림" w:eastAsia="굴림" w:hAnsi="굴림" w:cs="굴림"/>
          <w:b/>
          <w:bCs/>
          <w:kern w:val="0"/>
          <w:sz w:val="24"/>
          <w14:ligatures w14:val="none"/>
        </w:rPr>
        <w:t>)</w:t>
      </w:r>
      <w:r w:rsidR="004F07C4" w:rsidRPr="004F07C4">
        <w:rPr>
          <w:rFonts w:ascii="굴림" w:eastAsia="굴림" w:hAnsi="굴림" w:cs="굴림"/>
          <w:b/>
          <w:bCs/>
          <w:kern w:val="0"/>
          <w:sz w:val="24"/>
          <w14:ligatures w14:val="none"/>
        </w:rPr>
        <w:t xml:space="preserve"> </w:t>
      </w:r>
      <w:r w:rsidR="004F07C4" w:rsidRPr="0071481F">
        <w:rPr>
          <w:rFonts w:ascii="굴림" w:eastAsia="굴림" w:hAnsi="굴림" w:cs="굴림"/>
          <w:b/>
          <w:bCs/>
          <w:kern w:val="0"/>
          <w:sz w:val="24"/>
          <w14:ligatures w14:val="none"/>
        </w:rPr>
        <w:t>)</w:t>
      </w:r>
      <w:proofErr w:type="gramEnd"/>
    </w:p>
    <w:p w14:paraId="7CCBFF8D" w14:textId="77777777" w:rsidR="0071481F" w:rsidRPr="0071481F" w:rsidRDefault="0071481F" w:rsidP="0071481F">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힘, 에너지, 전자기력, 양자력</w:t>
      </w:r>
    </w:p>
    <w:p w14:paraId="3917BCB5" w14:textId="77777777" w:rsidR="0071481F" w:rsidRPr="0071481F" w:rsidRDefault="0071481F" w:rsidP="0071481F">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물질 간 상호작용을 매개</w:t>
      </w:r>
    </w:p>
    <w:p w14:paraId="5EAF4897" w14:textId="77777777" w:rsidR="0071481F" w:rsidRPr="0071481F" w:rsidRDefault="0071481F" w:rsidP="0071481F">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동양의 기(氣) 개념과 서양의 에너지 개념의 통합</w:t>
      </w:r>
    </w:p>
    <w:p w14:paraId="0580A4B9"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정(情, Mind/Emotion)</w:t>
      </w:r>
    </w:p>
    <w:p w14:paraId="333BF4D8" w14:textId="77777777" w:rsidR="0071481F" w:rsidRPr="0071481F" w:rsidRDefault="0071481F" w:rsidP="0071481F">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마음, 의식, 이성, 감성</w:t>
      </w:r>
    </w:p>
    <w:p w14:paraId="1E2CDFAF" w14:textId="77777777" w:rsidR="0071481F" w:rsidRPr="0071481F" w:rsidRDefault="0071481F" w:rsidP="0071481F">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생명체의 정신적 차원</w:t>
      </w:r>
    </w:p>
    <w:p w14:paraId="3A8DEE8D" w14:textId="77777777" w:rsidR="0071481F" w:rsidRPr="0071481F" w:rsidRDefault="0071481F" w:rsidP="0071481F">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주관적 경험과 감정의 영역</w:t>
      </w:r>
    </w:p>
    <w:p w14:paraId="720576F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4. 영성(靈性, Spirituality)</w:t>
      </w:r>
    </w:p>
    <w:p w14:paraId="56B25A44" w14:textId="77777777" w:rsidR="0071481F" w:rsidRPr="0071481F" w:rsidRDefault="0071481F" w:rsidP="0071481F">
      <w:pPr>
        <w:widowControl/>
        <w:numPr>
          <w:ilvl w:val="0"/>
          <w:numId w:val="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영혼, 혼</w:t>
      </w:r>
    </w:p>
    <w:p w14:paraId="133DCFE0" w14:textId="77777777" w:rsidR="0071481F" w:rsidRPr="0071481F" w:rsidRDefault="0071481F" w:rsidP="0071481F">
      <w:pPr>
        <w:widowControl/>
        <w:numPr>
          <w:ilvl w:val="0"/>
          <w:numId w:val="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물질, 지식, 감정과 영원히 상호작용</w:t>
      </w:r>
    </w:p>
    <w:p w14:paraId="455C90CD" w14:textId="77777777" w:rsidR="0071481F" w:rsidRPr="0071481F" w:rsidRDefault="0071481F" w:rsidP="0071481F">
      <w:pPr>
        <w:widowControl/>
        <w:numPr>
          <w:ilvl w:val="0"/>
          <w:numId w:val="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초월적 차원과의 연결</w:t>
      </w:r>
    </w:p>
    <w:p w14:paraId="0B2BECCE"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1.2 연속장(連續張)의 의미</w:t>
      </w:r>
    </w:p>
    <w:p w14:paraId="2F2856A1"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한자 분석</w:t>
      </w:r>
    </w:p>
    <w:p w14:paraId="3990366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連 (연)</w:t>
      </w:r>
      <w:r w:rsidRPr="0071481F">
        <w:rPr>
          <w:rFonts w:ascii="굴림" w:eastAsia="굴림" w:hAnsi="굴림" w:cs="굴림"/>
          <w:kern w:val="0"/>
          <w:sz w:val="24"/>
          <w14:ligatures w14:val="none"/>
        </w:rPr>
        <w:t>: 이어지다, 연결되다</w:t>
      </w:r>
    </w:p>
    <w:p w14:paraId="6C83038C" w14:textId="77777777" w:rsidR="0071481F" w:rsidRPr="0071481F" w:rsidRDefault="0071481F" w:rsidP="0071481F">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것이 단절 없이 이어져 있음</w:t>
      </w:r>
    </w:p>
    <w:p w14:paraId="792C09AB" w14:textId="77777777" w:rsidR="0071481F" w:rsidRPr="0071481F" w:rsidRDefault="0071481F" w:rsidP="0071481F">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시간과 공간의 연속성</w:t>
      </w:r>
    </w:p>
    <w:p w14:paraId="297BD00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續 (속)</w:t>
      </w:r>
      <w:r w:rsidRPr="0071481F">
        <w:rPr>
          <w:rFonts w:ascii="굴림" w:eastAsia="굴림" w:hAnsi="굴림" w:cs="굴림"/>
          <w:kern w:val="0"/>
          <w:sz w:val="24"/>
          <w14:ligatures w14:val="none"/>
        </w:rPr>
        <w:t>: 계속되다, 이어지다</w:t>
      </w:r>
    </w:p>
    <w:p w14:paraId="0DE917A2" w14:textId="77777777" w:rsidR="0071481F" w:rsidRPr="0071481F" w:rsidRDefault="0071481F" w:rsidP="0071481F">
      <w:pPr>
        <w:widowControl/>
        <w:numPr>
          <w:ilvl w:val="0"/>
          <w:numId w:val="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끊임없는 흐름</w:t>
      </w:r>
    </w:p>
    <w:p w14:paraId="423C48F7" w14:textId="77777777" w:rsidR="0071481F" w:rsidRPr="0071481F" w:rsidRDefault="0071481F" w:rsidP="0071481F">
      <w:pPr>
        <w:widowControl/>
        <w:numPr>
          <w:ilvl w:val="0"/>
          <w:numId w:val="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영속성과 지속성</w:t>
      </w:r>
    </w:p>
    <w:p w14:paraId="1DC7FE8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張 (장)</w:t>
      </w:r>
      <w:r w:rsidRPr="0071481F">
        <w:rPr>
          <w:rFonts w:ascii="굴림" w:eastAsia="굴림" w:hAnsi="굴림" w:cs="굴림"/>
          <w:kern w:val="0"/>
          <w:sz w:val="24"/>
          <w14:ligatures w14:val="none"/>
        </w:rPr>
        <w:t>: 펼치다, 베풀다, 확장하다</w:t>
      </w:r>
    </w:p>
    <w:p w14:paraId="1C7C4FDF" w14:textId="10501828" w:rsidR="0071481F" w:rsidRPr="0071481F" w:rsidRDefault="0071481F" w:rsidP="0071481F">
      <w:pPr>
        <w:widowControl/>
        <w:numPr>
          <w:ilvl w:val="0"/>
          <w:numId w:val="8"/>
        </w:numPr>
        <w:wordWrap/>
        <w:autoSpaceDE/>
        <w:autoSpaceDN/>
        <w:spacing w:before="100" w:beforeAutospacing="1" w:after="100" w:afterAutospacing="1"/>
        <w:rPr>
          <w:rFonts w:ascii="굴림" w:eastAsia="굴림" w:hAnsi="굴림" w:cs="굴림"/>
          <w:color w:val="EE0000"/>
          <w:kern w:val="0"/>
          <w:sz w:val="24"/>
          <w14:ligatures w14:val="none"/>
        </w:rPr>
      </w:pPr>
      <w:r w:rsidRPr="0071481F">
        <w:rPr>
          <w:rFonts w:ascii="굴림" w:eastAsia="굴림" w:hAnsi="굴림" w:cs="굴림"/>
          <w:kern w:val="0"/>
          <w:sz w:val="24"/>
          <w14:ligatures w14:val="none"/>
        </w:rPr>
        <w:t xml:space="preserve">열린 </w:t>
      </w:r>
      <w:r w:rsidR="00A75D66" w:rsidRPr="00A75D66">
        <w:rPr>
          <w:rFonts w:ascii="굴림" w:eastAsia="굴림" w:hAnsi="굴림" w:cs="굴림" w:hint="eastAsia"/>
          <w:color w:val="EE0000"/>
          <w:kern w:val="0"/>
          <w:sz w:val="24"/>
          <w14:ligatures w14:val="none"/>
        </w:rPr>
        <w:t>시</w:t>
      </w:r>
      <w:r w:rsidRPr="0071481F">
        <w:rPr>
          <w:rFonts w:ascii="굴림" w:eastAsia="굴림" w:hAnsi="굴림" w:cs="굴림"/>
          <w:kern w:val="0"/>
          <w:sz w:val="24"/>
          <w14:ligatures w14:val="none"/>
        </w:rPr>
        <w:t>공간</w:t>
      </w:r>
      <w:r w:rsidR="00A75D66" w:rsidRPr="00A75D66">
        <w:rPr>
          <w:rFonts w:ascii="굴림" w:eastAsia="굴림" w:hAnsi="굴림" w:cs="굴림" w:hint="eastAsia"/>
          <w:color w:val="EE0000"/>
          <w:kern w:val="0"/>
          <w:sz w:val="24"/>
          <w14:ligatures w14:val="none"/>
        </w:rPr>
        <w:t>+다차원</w:t>
      </w:r>
    </w:p>
    <w:p w14:paraId="6810D4C8" w14:textId="37D0E0C5" w:rsidR="0071481F" w:rsidRPr="0071481F" w:rsidRDefault="00A75D66" w:rsidP="0071481F">
      <w:pPr>
        <w:widowControl/>
        <w:numPr>
          <w:ilvl w:val="0"/>
          <w:numId w:val="8"/>
        </w:numPr>
        <w:wordWrap/>
        <w:autoSpaceDE/>
        <w:autoSpaceDN/>
        <w:spacing w:before="100" w:beforeAutospacing="1" w:after="100" w:afterAutospacing="1"/>
        <w:rPr>
          <w:rFonts w:ascii="굴림" w:eastAsia="굴림" w:hAnsi="굴림" w:cs="굴림"/>
          <w:color w:val="EE0000"/>
          <w:kern w:val="0"/>
          <w:sz w:val="24"/>
          <w14:ligatures w14:val="none"/>
        </w:rPr>
      </w:pPr>
      <w:r>
        <w:rPr>
          <w:rFonts w:ascii="굴림" w:eastAsia="굴림" w:hAnsi="굴림" w:cs="굴림" w:hint="eastAsia"/>
          <w:kern w:val="0"/>
          <w:sz w:val="24"/>
          <w14:ligatures w14:val="none"/>
        </w:rPr>
        <w:t xml:space="preserve">삼라만상이 </w:t>
      </w:r>
      <w:r w:rsidR="0071481F" w:rsidRPr="0071481F">
        <w:rPr>
          <w:rFonts w:ascii="굴림" w:eastAsia="굴림" w:hAnsi="굴림" w:cs="굴림"/>
          <w:kern w:val="0"/>
          <w:sz w:val="24"/>
          <w14:ligatures w14:val="none"/>
        </w:rPr>
        <w:t>서로 나누고 베푸는 상호작용</w:t>
      </w:r>
      <w:r w:rsidRPr="00A75D66">
        <w:rPr>
          <w:rFonts w:ascii="굴림" w:eastAsia="굴림" w:hAnsi="굴림" w:cs="굴림" w:hint="eastAsia"/>
          <w:color w:val="EE0000"/>
          <w:kern w:val="0"/>
          <w:sz w:val="24"/>
          <w14:ligatures w14:val="none"/>
        </w:rPr>
        <w:t>을 하는 바탕</w:t>
      </w:r>
    </w:p>
    <w:p w14:paraId="68BFF464" w14:textId="77777777" w:rsidR="0071481F" w:rsidRPr="0071481F" w:rsidRDefault="0071481F" w:rsidP="0071481F">
      <w:pPr>
        <w:widowControl/>
        <w:numPr>
          <w:ilvl w:val="0"/>
          <w:numId w:val="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핵심</w:t>
      </w:r>
      <w:r w:rsidRPr="0071481F">
        <w:rPr>
          <w:rFonts w:ascii="굴림" w:eastAsia="굴림" w:hAnsi="굴림" w:cs="굴림"/>
          <w:kern w:val="0"/>
          <w:sz w:val="24"/>
          <w14:ligatures w14:val="none"/>
        </w:rPr>
        <w:t>: 場(장)이 아닌 張(장)을 사용한 이유</w:t>
      </w:r>
    </w:p>
    <w:p w14:paraId="270F8436"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張 vs 場의 차별성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1901"/>
        <w:gridCol w:w="2061"/>
        <w:gridCol w:w="2115"/>
      </w:tblGrid>
      <w:tr w:rsidR="0071481F" w:rsidRPr="0071481F" w14:paraId="3E28A847" w14:textId="77777777">
        <w:trPr>
          <w:tblHeader/>
          <w:tblCellSpacing w:w="15" w:type="dxa"/>
        </w:trPr>
        <w:tc>
          <w:tcPr>
            <w:tcW w:w="0" w:type="auto"/>
            <w:vAlign w:val="center"/>
            <w:hideMark/>
          </w:tcPr>
          <w:p w14:paraId="194FC3F7" w14:textId="77777777" w:rsidR="0071481F" w:rsidRPr="0071481F" w:rsidRDefault="0071481F" w:rsidP="0071481F">
            <w:pPr>
              <w:widowControl/>
              <w:wordWrap/>
              <w:autoSpaceDE/>
              <w:autoSpaceDN/>
              <w:spacing w:after="0"/>
              <w:jc w:val="center"/>
              <w:rPr>
                <w:rFonts w:ascii="굴림" w:eastAsia="굴림" w:hAnsi="굴림" w:cs="굴림"/>
                <w:b/>
                <w:bCs/>
                <w:kern w:val="0"/>
                <w:sz w:val="24"/>
                <w14:ligatures w14:val="none"/>
              </w:rPr>
            </w:pPr>
            <w:r w:rsidRPr="0071481F">
              <w:rPr>
                <w:rFonts w:ascii="굴림" w:eastAsia="굴림" w:hAnsi="굴림" w:cs="굴림"/>
                <w:b/>
                <w:bCs/>
                <w:kern w:val="0"/>
                <w:sz w:val="24"/>
                <w14:ligatures w14:val="none"/>
              </w:rPr>
              <w:lastRenderedPageBreak/>
              <w:t>한자</w:t>
            </w:r>
          </w:p>
        </w:tc>
        <w:tc>
          <w:tcPr>
            <w:tcW w:w="0" w:type="auto"/>
            <w:vAlign w:val="center"/>
            <w:hideMark/>
          </w:tcPr>
          <w:p w14:paraId="241DA4FD" w14:textId="77777777" w:rsidR="0071481F" w:rsidRPr="0071481F" w:rsidRDefault="0071481F" w:rsidP="0071481F">
            <w:pPr>
              <w:widowControl/>
              <w:wordWrap/>
              <w:autoSpaceDE/>
              <w:autoSpaceDN/>
              <w:spacing w:after="0"/>
              <w:jc w:val="center"/>
              <w:rPr>
                <w:rFonts w:ascii="굴림" w:eastAsia="굴림" w:hAnsi="굴림" w:cs="굴림"/>
                <w:b/>
                <w:bCs/>
                <w:kern w:val="0"/>
                <w:sz w:val="24"/>
                <w14:ligatures w14:val="none"/>
              </w:rPr>
            </w:pPr>
            <w:r w:rsidRPr="0071481F">
              <w:rPr>
                <w:rFonts w:ascii="굴림" w:eastAsia="굴림" w:hAnsi="굴림" w:cs="굴림"/>
                <w:b/>
                <w:bCs/>
                <w:kern w:val="0"/>
                <w:sz w:val="24"/>
                <w14:ligatures w14:val="none"/>
              </w:rPr>
              <w:t>의미</w:t>
            </w:r>
          </w:p>
        </w:tc>
        <w:tc>
          <w:tcPr>
            <w:tcW w:w="0" w:type="auto"/>
            <w:vAlign w:val="center"/>
            <w:hideMark/>
          </w:tcPr>
          <w:p w14:paraId="204F319D" w14:textId="77777777" w:rsidR="0071481F" w:rsidRPr="0071481F" w:rsidRDefault="0071481F" w:rsidP="0071481F">
            <w:pPr>
              <w:widowControl/>
              <w:wordWrap/>
              <w:autoSpaceDE/>
              <w:autoSpaceDN/>
              <w:spacing w:after="0"/>
              <w:jc w:val="center"/>
              <w:rPr>
                <w:rFonts w:ascii="굴림" w:eastAsia="굴림" w:hAnsi="굴림" w:cs="굴림"/>
                <w:b/>
                <w:bCs/>
                <w:kern w:val="0"/>
                <w:sz w:val="24"/>
                <w14:ligatures w14:val="none"/>
              </w:rPr>
            </w:pPr>
            <w:r w:rsidRPr="0071481F">
              <w:rPr>
                <w:rFonts w:ascii="굴림" w:eastAsia="굴림" w:hAnsi="굴림" w:cs="굴림"/>
                <w:b/>
                <w:bCs/>
                <w:kern w:val="0"/>
                <w:sz w:val="24"/>
                <w14:ligatures w14:val="none"/>
              </w:rPr>
              <w:t>뉘앙스</w:t>
            </w:r>
          </w:p>
        </w:tc>
        <w:tc>
          <w:tcPr>
            <w:tcW w:w="0" w:type="auto"/>
            <w:vAlign w:val="center"/>
            <w:hideMark/>
          </w:tcPr>
          <w:p w14:paraId="192F1440" w14:textId="77777777" w:rsidR="0071481F" w:rsidRPr="0071481F" w:rsidRDefault="0071481F" w:rsidP="0071481F">
            <w:pPr>
              <w:widowControl/>
              <w:wordWrap/>
              <w:autoSpaceDE/>
              <w:autoSpaceDN/>
              <w:spacing w:after="0"/>
              <w:jc w:val="center"/>
              <w:rPr>
                <w:rFonts w:ascii="굴림" w:eastAsia="굴림" w:hAnsi="굴림" w:cs="굴림"/>
                <w:b/>
                <w:bCs/>
                <w:kern w:val="0"/>
                <w:sz w:val="24"/>
                <w14:ligatures w14:val="none"/>
              </w:rPr>
            </w:pPr>
            <w:r w:rsidRPr="0071481F">
              <w:rPr>
                <w:rFonts w:ascii="굴림" w:eastAsia="굴림" w:hAnsi="굴림" w:cs="굴림"/>
                <w:b/>
                <w:bCs/>
                <w:kern w:val="0"/>
                <w:sz w:val="24"/>
                <w14:ligatures w14:val="none"/>
              </w:rPr>
              <w:t>우주관</w:t>
            </w:r>
          </w:p>
        </w:tc>
      </w:tr>
      <w:tr w:rsidR="0071481F" w:rsidRPr="0071481F" w14:paraId="5E5BCE4B" w14:textId="77777777">
        <w:trPr>
          <w:tblCellSpacing w:w="15" w:type="dxa"/>
        </w:trPr>
        <w:tc>
          <w:tcPr>
            <w:tcW w:w="0" w:type="auto"/>
            <w:vAlign w:val="center"/>
            <w:hideMark/>
          </w:tcPr>
          <w:p w14:paraId="38CC7B25"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b/>
                <w:bCs/>
                <w:kern w:val="0"/>
                <w:sz w:val="24"/>
                <w14:ligatures w14:val="none"/>
              </w:rPr>
              <w:t>場</w:t>
            </w:r>
          </w:p>
        </w:tc>
        <w:tc>
          <w:tcPr>
            <w:tcW w:w="0" w:type="auto"/>
            <w:vAlign w:val="center"/>
            <w:hideMark/>
          </w:tcPr>
          <w:p w14:paraId="179CFBA2"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kern w:val="0"/>
                <w:sz w:val="24"/>
                <w14:ligatures w14:val="none"/>
              </w:rPr>
              <w:t>장소, 공간, 필드</w:t>
            </w:r>
          </w:p>
        </w:tc>
        <w:tc>
          <w:tcPr>
            <w:tcW w:w="0" w:type="auto"/>
            <w:vAlign w:val="center"/>
            <w:hideMark/>
          </w:tcPr>
          <w:p w14:paraId="7C6E2A5F"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kern w:val="0"/>
                <w:sz w:val="24"/>
                <w14:ligatures w14:val="none"/>
              </w:rPr>
              <w:t>정적, 물리적 공간</w:t>
            </w:r>
          </w:p>
        </w:tc>
        <w:tc>
          <w:tcPr>
            <w:tcW w:w="0" w:type="auto"/>
            <w:vAlign w:val="center"/>
            <w:hideMark/>
          </w:tcPr>
          <w:p w14:paraId="295C8B61"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kern w:val="0"/>
                <w:sz w:val="24"/>
                <w14:ligatures w14:val="none"/>
              </w:rPr>
              <w:t>배경으로서의 우주</w:t>
            </w:r>
          </w:p>
        </w:tc>
      </w:tr>
      <w:tr w:rsidR="0071481F" w:rsidRPr="0071481F" w14:paraId="4A086A84" w14:textId="77777777">
        <w:trPr>
          <w:tblCellSpacing w:w="15" w:type="dxa"/>
        </w:trPr>
        <w:tc>
          <w:tcPr>
            <w:tcW w:w="0" w:type="auto"/>
            <w:vAlign w:val="center"/>
            <w:hideMark/>
          </w:tcPr>
          <w:p w14:paraId="03060D15"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b/>
                <w:bCs/>
                <w:kern w:val="0"/>
                <w:sz w:val="24"/>
                <w14:ligatures w14:val="none"/>
              </w:rPr>
              <w:t>張</w:t>
            </w:r>
          </w:p>
        </w:tc>
        <w:tc>
          <w:tcPr>
            <w:tcW w:w="0" w:type="auto"/>
            <w:vAlign w:val="center"/>
            <w:hideMark/>
          </w:tcPr>
          <w:p w14:paraId="1A309F72"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kern w:val="0"/>
                <w:sz w:val="24"/>
                <w14:ligatures w14:val="none"/>
              </w:rPr>
              <w:t>펼침, 베풂, 확장</w:t>
            </w:r>
          </w:p>
        </w:tc>
        <w:tc>
          <w:tcPr>
            <w:tcW w:w="0" w:type="auto"/>
            <w:vAlign w:val="center"/>
            <w:hideMark/>
          </w:tcPr>
          <w:p w14:paraId="56619076"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kern w:val="0"/>
                <w:sz w:val="24"/>
                <w14:ligatures w14:val="none"/>
              </w:rPr>
              <w:t>동적, 상호작용</w:t>
            </w:r>
          </w:p>
        </w:tc>
        <w:tc>
          <w:tcPr>
            <w:tcW w:w="0" w:type="auto"/>
            <w:vAlign w:val="center"/>
            <w:hideMark/>
          </w:tcPr>
          <w:p w14:paraId="77EFEA9C"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kern w:val="0"/>
                <w:sz w:val="24"/>
                <w14:ligatures w14:val="none"/>
              </w:rPr>
              <w:t>살아있는 우주</w:t>
            </w:r>
          </w:p>
        </w:tc>
      </w:tr>
    </w:tbl>
    <w:p w14:paraId="3FEB2FE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張을 선택한 이유:</w:t>
      </w:r>
    </w:p>
    <w:p w14:paraId="3C9A9F78" w14:textId="1A63384E" w:rsidR="0071481F" w:rsidRPr="0071481F" w:rsidRDefault="0071481F" w:rsidP="0071481F">
      <w:pPr>
        <w:widowControl/>
        <w:numPr>
          <w:ilvl w:val="0"/>
          <w:numId w:val="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우주를 단순한 공간(場)이 아닌, 끊임없이 펼쳐지고 베풀며 교류하는 역동적</w:t>
      </w:r>
      <w:r w:rsidR="00A75D66" w:rsidRPr="00A75D66">
        <w:rPr>
          <w:rFonts w:ascii="굴림" w:eastAsia="굴림" w:hAnsi="굴림" w:cs="굴림" w:hint="eastAsia"/>
          <w:color w:val="EE0000"/>
          <w:kern w:val="0"/>
          <w:sz w:val="24"/>
          <w14:ligatures w14:val="none"/>
        </w:rPr>
        <w:t>인</w:t>
      </w:r>
      <w:r w:rsidRPr="0071481F">
        <w:rPr>
          <w:rFonts w:ascii="굴림" w:eastAsia="굴림" w:hAnsi="굴림" w:cs="굴림"/>
          <w:color w:val="EE0000"/>
          <w:kern w:val="0"/>
          <w:sz w:val="24"/>
          <w14:ligatures w14:val="none"/>
        </w:rPr>
        <w:t xml:space="preserve"> </w:t>
      </w:r>
      <w:r w:rsidR="00A75D66" w:rsidRPr="00A75D66">
        <w:rPr>
          <w:rFonts w:ascii="굴림" w:eastAsia="굴림" w:hAnsi="굴림" w:cs="굴림" w:hint="eastAsia"/>
          <w:color w:val="EE0000"/>
          <w:kern w:val="0"/>
          <w:sz w:val="24"/>
          <w14:ligatures w14:val="none"/>
        </w:rPr>
        <w:t>바탕(</w:t>
      </w:r>
      <w:r w:rsidR="00A75D66" w:rsidRPr="0071481F">
        <w:rPr>
          <w:rFonts w:ascii="굴림" w:eastAsia="굴림" w:hAnsi="굴림" w:cs="굴림"/>
          <w:color w:val="EE0000"/>
          <w:kern w:val="0"/>
          <w:sz w:val="24"/>
          <w14:ligatures w14:val="none"/>
        </w:rPr>
        <w:t>(張)</w:t>
      </w:r>
      <w:r w:rsidR="00A75D66" w:rsidRPr="00A75D66">
        <w:rPr>
          <w:rFonts w:ascii="굴림" w:eastAsia="굴림" w:hAnsi="굴림" w:cs="굴림" w:hint="eastAsia"/>
          <w:color w:val="EE0000"/>
          <w:kern w:val="0"/>
          <w:sz w:val="24"/>
          <w14:ligatures w14:val="none"/>
        </w:rPr>
        <w:t>)으로</w:t>
      </w:r>
      <w:r w:rsidR="00A75D66">
        <w:rPr>
          <w:rFonts w:ascii="굴림" w:eastAsia="굴림" w:hAnsi="굴림" w:cs="굴림" w:hint="eastAsia"/>
          <w:kern w:val="0"/>
          <w:sz w:val="24"/>
          <w14:ligatures w14:val="none"/>
        </w:rPr>
        <w:t xml:space="preserve"> </w:t>
      </w:r>
      <w:r w:rsidRPr="0071481F">
        <w:rPr>
          <w:rFonts w:ascii="굴림" w:eastAsia="굴림" w:hAnsi="굴림" w:cs="굴림"/>
          <w:kern w:val="0"/>
          <w:sz w:val="24"/>
          <w14:ligatures w14:val="none"/>
        </w:rPr>
        <w:t>봄</w:t>
      </w:r>
    </w:p>
    <w:p w14:paraId="12E4888D" w14:textId="77777777" w:rsidR="0071481F" w:rsidRPr="0071481F" w:rsidRDefault="0071481F" w:rsidP="0071481F">
      <w:pPr>
        <w:widowControl/>
        <w:numPr>
          <w:ilvl w:val="0"/>
          <w:numId w:val="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존재가 서로 베풀고(張) 누리는 관계성 강조</w:t>
      </w:r>
    </w:p>
    <w:p w14:paraId="64574769" w14:textId="77777777" w:rsidR="0071481F" w:rsidRPr="0071481F" w:rsidRDefault="0071481F" w:rsidP="0071481F">
      <w:pPr>
        <w:widowControl/>
        <w:numPr>
          <w:ilvl w:val="0"/>
          <w:numId w:val="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생명력과 창조성을 담은 우주관 표현</w:t>
      </w:r>
    </w:p>
    <w:p w14:paraId="035B7E36"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1.3 시공간(時空間)과 연속장의 차이</w:t>
      </w:r>
    </w:p>
    <w:p w14:paraId="680582C8"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시공간(SpaceTime)의 특징</w:t>
      </w:r>
    </w:p>
    <w:p w14:paraId="36771018" w14:textId="77777777" w:rsidR="0071481F" w:rsidRPr="0071481F" w:rsidRDefault="0071481F" w:rsidP="0071481F">
      <w:pPr>
        <w:widowControl/>
        <w:numPr>
          <w:ilvl w:val="0"/>
          <w:numId w:val="1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창시자</w:t>
      </w:r>
      <w:r w:rsidRPr="0071481F">
        <w:rPr>
          <w:rFonts w:ascii="굴림" w:eastAsia="굴림" w:hAnsi="굴림" w:cs="굴림"/>
          <w:kern w:val="0"/>
          <w:sz w:val="24"/>
          <w14:ligatures w14:val="none"/>
        </w:rPr>
        <w:t>: 아인슈타인의 상대성 이론</w:t>
      </w:r>
    </w:p>
    <w:p w14:paraId="10B12F9B" w14:textId="77777777" w:rsidR="0071481F" w:rsidRPr="0071481F" w:rsidRDefault="0071481F" w:rsidP="0071481F">
      <w:pPr>
        <w:widowControl/>
        <w:numPr>
          <w:ilvl w:val="0"/>
          <w:numId w:val="1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본질</w:t>
      </w:r>
      <w:r w:rsidRPr="0071481F">
        <w:rPr>
          <w:rFonts w:ascii="굴림" w:eastAsia="굴림" w:hAnsi="굴림" w:cs="굴림"/>
          <w:kern w:val="0"/>
          <w:sz w:val="24"/>
          <w14:ligatures w14:val="none"/>
        </w:rPr>
        <w:t>: 4차원 연속체 (3차원 공간 + 1차원 시간)</w:t>
      </w:r>
    </w:p>
    <w:p w14:paraId="787BFA56" w14:textId="77777777" w:rsidR="0071481F" w:rsidRPr="0071481F" w:rsidRDefault="0071481F" w:rsidP="0071481F">
      <w:pPr>
        <w:widowControl/>
        <w:numPr>
          <w:ilvl w:val="0"/>
          <w:numId w:val="1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r w:rsidRPr="0071481F">
        <w:rPr>
          <w:rFonts w:ascii="굴림" w:eastAsia="굴림" w:hAnsi="굴림" w:cs="굴림"/>
          <w:kern w:val="0"/>
          <w:sz w:val="24"/>
          <w14:ligatures w14:val="none"/>
        </w:rPr>
        <w:t>: 수학적·물리적 구조</w:t>
      </w:r>
    </w:p>
    <w:p w14:paraId="473FBBD0" w14:textId="77777777" w:rsidR="0071481F" w:rsidRPr="0071481F" w:rsidRDefault="0071481F" w:rsidP="0071481F">
      <w:pPr>
        <w:widowControl/>
        <w:numPr>
          <w:ilvl w:val="0"/>
          <w:numId w:val="1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한계</w:t>
      </w:r>
      <w:r w:rsidRPr="0071481F">
        <w:rPr>
          <w:rFonts w:ascii="굴림" w:eastAsia="굴림" w:hAnsi="굴림" w:cs="굴림"/>
          <w:kern w:val="0"/>
          <w:sz w:val="24"/>
          <w14:ligatures w14:val="none"/>
        </w:rPr>
        <w:t>: 물질과 에너지에 국한, 의식과 영성 배제</w:t>
      </w:r>
    </w:p>
    <w:p w14:paraId="7314FD17"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연속장(連續張)의 특징</w:t>
      </w:r>
    </w:p>
    <w:p w14:paraId="073E5618" w14:textId="77777777" w:rsidR="0071481F" w:rsidRPr="0071481F" w:rsidRDefault="0071481F" w:rsidP="0071481F">
      <w:pPr>
        <w:widowControl/>
        <w:numPr>
          <w:ilvl w:val="0"/>
          <w:numId w:val="1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창시자</w:t>
      </w:r>
      <w:r w:rsidRPr="0071481F">
        <w:rPr>
          <w:rFonts w:ascii="굴림" w:eastAsia="굴림" w:hAnsi="굴림" w:cs="굴림"/>
          <w:kern w:val="0"/>
          <w:sz w:val="24"/>
          <w14:ligatures w14:val="none"/>
        </w:rPr>
        <w:t>: 아주 (2025년 제안)</w:t>
      </w:r>
    </w:p>
    <w:p w14:paraId="7D797835" w14:textId="6CA86716" w:rsidR="0071481F" w:rsidRPr="0071481F" w:rsidRDefault="0071481F" w:rsidP="0071481F">
      <w:pPr>
        <w:widowControl/>
        <w:numPr>
          <w:ilvl w:val="0"/>
          <w:numId w:val="1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본질</w:t>
      </w:r>
      <w:r w:rsidRPr="0071481F">
        <w:rPr>
          <w:rFonts w:ascii="굴림" w:eastAsia="굴림" w:hAnsi="굴림" w:cs="굴림"/>
          <w:kern w:val="0"/>
          <w:sz w:val="24"/>
          <w14:ligatures w14:val="none"/>
        </w:rPr>
        <w:t xml:space="preserve">: </w:t>
      </w:r>
      <w:r w:rsidR="00A75D66" w:rsidRPr="008803B7">
        <w:rPr>
          <w:rFonts w:ascii="굴림" w:eastAsia="굴림" w:hAnsi="굴림" w:cs="굴림" w:hint="eastAsia"/>
          <w:color w:val="EE0000"/>
          <w:kern w:val="0"/>
          <w:sz w:val="24"/>
          <w14:ligatures w14:val="none"/>
        </w:rPr>
        <w:t>시공일체의 시공간+</w:t>
      </w:r>
      <w:r w:rsidRPr="0071481F">
        <w:rPr>
          <w:rFonts w:ascii="굴림" w:eastAsia="굴림" w:hAnsi="굴림" w:cs="굴림"/>
          <w:color w:val="EE0000"/>
          <w:kern w:val="0"/>
          <w:sz w:val="24"/>
          <w14:ligatures w14:val="none"/>
        </w:rPr>
        <w:t>다차원 연속체 (시공</w:t>
      </w:r>
      <w:r w:rsidR="00A75D66" w:rsidRPr="008803B7">
        <w:rPr>
          <w:rFonts w:ascii="굴림" w:eastAsia="굴림" w:hAnsi="굴림" w:cs="굴림" w:hint="eastAsia"/>
          <w:color w:val="EE0000"/>
          <w:kern w:val="0"/>
          <w:sz w:val="24"/>
          <w14:ligatures w14:val="none"/>
        </w:rPr>
        <w:t>간이 다차원 공존</w:t>
      </w:r>
      <w:r w:rsidRPr="0071481F">
        <w:rPr>
          <w:rFonts w:ascii="굴림" w:eastAsia="굴림" w:hAnsi="굴림" w:cs="굴림"/>
          <w:color w:val="EE0000"/>
          <w:kern w:val="0"/>
          <w:sz w:val="24"/>
          <w14:ligatures w14:val="none"/>
        </w:rPr>
        <w:t>)</w:t>
      </w:r>
    </w:p>
    <w:p w14:paraId="380590E0" w14:textId="40E7308A" w:rsidR="0071481F" w:rsidRPr="0071481F" w:rsidRDefault="0071481F" w:rsidP="0071481F">
      <w:pPr>
        <w:widowControl/>
        <w:numPr>
          <w:ilvl w:val="0"/>
          <w:numId w:val="1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r w:rsidRPr="0071481F">
        <w:rPr>
          <w:rFonts w:ascii="굴림" w:eastAsia="굴림" w:hAnsi="굴림" w:cs="굴림"/>
          <w:kern w:val="0"/>
          <w:sz w:val="24"/>
          <w14:ligatures w14:val="none"/>
        </w:rPr>
        <w:t xml:space="preserve">: </w:t>
      </w:r>
      <w:r w:rsidR="00A75D66" w:rsidRPr="008803B7">
        <w:rPr>
          <w:rFonts w:ascii="굴림" w:eastAsia="굴림" w:hAnsi="굴림" w:cs="굴림" w:hint="eastAsia"/>
          <w:color w:val="EE0000"/>
          <w:kern w:val="0"/>
          <w:sz w:val="24"/>
          <w14:ligatures w14:val="none"/>
        </w:rPr>
        <w:t>삼라만상(</w:t>
      </w:r>
      <w:r w:rsidR="00A75D66" w:rsidRPr="0071481F">
        <w:rPr>
          <w:rFonts w:ascii="굴림" w:eastAsia="굴림" w:hAnsi="굴림" w:cs="굴림"/>
          <w:color w:val="EE0000"/>
          <w:kern w:val="0"/>
          <w:sz w:val="24"/>
          <w14:ligatures w14:val="none"/>
        </w:rPr>
        <w:t>물질 + 기 + 정</w:t>
      </w:r>
      <w:r w:rsidR="008803B7" w:rsidRPr="008803B7">
        <w:rPr>
          <w:rFonts w:ascii="굴림" w:eastAsia="굴림" w:hAnsi="굴림" w:cs="굴림" w:hint="eastAsia"/>
          <w:color w:val="EE0000"/>
          <w:kern w:val="0"/>
          <w:sz w:val="24"/>
          <w14:ligatures w14:val="none"/>
        </w:rPr>
        <w:t>)</w:t>
      </w:r>
      <w:r w:rsidR="008803B7">
        <w:rPr>
          <w:rFonts w:ascii="굴림" w:eastAsia="굴림" w:hAnsi="굴림" w:cs="굴림" w:hint="eastAsia"/>
          <w:color w:val="EE0000"/>
          <w:kern w:val="0"/>
          <w:sz w:val="24"/>
          <w14:ligatures w14:val="none"/>
        </w:rPr>
        <w:t>과 영성이</w:t>
      </w:r>
      <w:r w:rsidR="008803B7" w:rsidRPr="008803B7">
        <w:rPr>
          <w:rFonts w:ascii="굴림" w:eastAsia="굴림" w:hAnsi="굴림" w:cs="굴림" w:hint="eastAsia"/>
          <w:color w:val="EE0000"/>
          <w:kern w:val="0"/>
          <w:sz w:val="24"/>
          <w14:ligatures w14:val="none"/>
        </w:rPr>
        <w:t xml:space="preserve"> </w:t>
      </w:r>
      <w:r w:rsidRPr="0071481F">
        <w:rPr>
          <w:rFonts w:ascii="굴림" w:eastAsia="굴림" w:hAnsi="굴림" w:cs="굴림"/>
          <w:kern w:val="0"/>
          <w:sz w:val="24"/>
          <w14:ligatures w14:val="none"/>
        </w:rPr>
        <w:t>총체적·유기적 상호작용</w:t>
      </w:r>
      <w:r w:rsidR="008803B7" w:rsidRPr="008803B7">
        <w:rPr>
          <w:rFonts w:ascii="굴림" w:eastAsia="굴림" w:hAnsi="굴림" w:cs="굴림" w:hint="eastAsia"/>
          <w:color w:val="EE0000"/>
          <w:kern w:val="0"/>
          <w:sz w:val="24"/>
          <w14:ligatures w14:val="none"/>
        </w:rPr>
        <w:t>을 하는 바탕</w:t>
      </w:r>
    </w:p>
    <w:p w14:paraId="4893B286" w14:textId="77777777" w:rsidR="0071481F" w:rsidRPr="0071481F" w:rsidRDefault="0071481F" w:rsidP="0071481F">
      <w:pPr>
        <w:widowControl/>
        <w:numPr>
          <w:ilvl w:val="0"/>
          <w:numId w:val="1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강점</w:t>
      </w:r>
      <w:r w:rsidRPr="0071481F">
        <w:rPr>
          <w:rFonts w:ascii="굴림" w:eastAsia="굴림" w:hAnsi="굴림" w:cs="굴림"/>
          <w:kern w:val="0"/>
          <w:sz w:val="24"/>
          <w14:ligatures w14:val="none"/>
        </w:rPr>
        <w:t>: 과학과 영성의 통합, 생명 중심</w:t>
      </w:r>
    </w:p>
    <w:p w14:paraId="65348DA7"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비교표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210"/>
        <w:gridCol w:w="2595"/>
      </w:tblGrid>
      <w:tr w:rsidR="0071481F" w:rsidRPr="0071481F" w14:paraId="73A859C6" w14:textId="77777777">
        <w:trPr>
          <w:tblHeader/>
          <w:tblCellSpacing w:w="15" w:type="dxa"/>
        </w:trPr>
        <w:tc>
          <w:tcPr>
            <w:tcW w:w="0" w:type="auto"/>
            <w:vAlign w:val="center"/>
            <w:hideMark/>
          </w:tcPr>
          <w:p w14:paraId="2C2B2ABE" w14:textId="77777777" w:rsidR="0071481F" w:rsidRPr="0071481F" w:rsidRDefault="0071481F" w:rsidP="0071481F">
            <w:pPr>
              <w:widowControl/>
              <w:wordWrap/>
              <w:autoSpaceDE/>
              <w:autoSpaceDN/>
              <w:spacing w:after="0"/>
              <w:jc w:val="center"/>
              <w:rPr>
                <w:rFonts w:ascii="굴림" w:eastAsia="굴림" w:hAnsi="굴림" w:cs="굴림"/>
                <w:b/>
                <w:bCs/>
                <w:kern w:val="0"/>
                <w:sz w:val="24"/>
                <w14:ligatures w14:val="none"/>
              </w:rPr>
            </w:pPr>
            <w:r w:rsidRPr="0071481F">
              <w:rPr>
                <w:rFonts w:ascii="굴림" w:eastAsia="굴림" w:hAnsi="굴림" w:cs="굴림"/>
                <w:b/>
                <w:bCs/>
                <w:kern w:val="0"/>
                <w:sz w:val="24"/>
                <w14:ligatures w14:val="none"/>
              </w:rPr>
              <w:t>차원</w:t>
            </w:r>
          </w:p>
        </w:tc>
        <w:tc>
          <w:tcPr>
            <w:tcW w:w="0" w:type="auto"/>
            <w:vAlign w:val="center"/>
            <w:hideMark/>
          </w:tcPr>
          <w:p w14:paraId="0F138428" w14:textId="77777777" w:rsidR="0071481F" w:rsidRPr="0071481F" w:rsidRDefault="0071481F" w:rsidP="0071481F">
            <w:pPr>
              <w:widowControl/>
              <w:wordWrap/>
              <w:autoSpaceDE/>
              <w:autoSpaceDN/>
              <w:spacing w:after="0"/>
              <w:jc w:val="center"/>
              <w:rPr>
                <w:rFonts w:ascii="굴림" w:eastAsia="굴림" w:hAnsi="굴림" w:cs="굴림"/>
                <w:b/>
                <w:bCs/>
                <w:kern w:val="0"/>
                <w:sz w:val="24"/>
                <w14:ligatures w14:val="none"/>
              </w:rPr>
            </w:pPr>
            <w:r w:rsidRPr="0071481F">
              <w:rPr>
                <w:rFonts w:ascii="굴림" w:eastAsia="굴림" w:hAnsi="굴림" w:cs="굴림"/>
                <w:b/>
                <w:bCs/>
                <w:kern w:val="0"/>
                <w:sz w:val="24"/>
                <w14:ligatures w14:val="none"/>
              </w:rPr>
              <w:t>시공간(SpaceTime)</w:t>
            </w:r>
          </w:p>
        </w:tc>
        <w:tc>
          <w:tcPr>
            <w:tcW w:w="0" w:type="auto"/>
            <w:vAlign w:val="center"/>
            <w:hideMark/>
          </w:tcPr>
          <w:p w14:paraId="7AC1B0CB" w14:textId="77777777" w:rsidR="0071481F" w:rsidRPr="0071481F" w:rsidRDefault="0071481F" w:rsidP="0071481F">
            <w:pPr>
              <w:widowControl/>
              <w:wordWrap/>
              <w:autoSpaceDE/>
              <w:autoSpaceDN/>
              <w:spacing w:after="0"/>
              <w:jc w:val="center"/>
              <w:rPr>
                <w:rFonts w:ascii="굴림" w:eastAsia="굴림" w:hAnsi="굴림" w:cs="굴림"/>
                <w:b/>
                <w:bCs/>
                <w:kern w:val="0"/>
                <w:sz w:val="24"/>
                <w14:ligatures w14:val="none"/>
              </w:rPr>
            </w:pPr>
            <w:r w:rsidRPr="0071481F">
              <w:rPr>
                <w:rFonts w:ascii="굴림" w:eastAsia="굴림" w:hAnsi="굴림" w:cs="굴림"/>
                <w:b/>
                <w:bCs/>
                <w:kern w:val="0"/>
                <w:sz w:val="24"/>
                <w14:ligatures w14:val="none"/>
              </w:rPr>
              <w:t>연속장(連續張)</w:t>
            </w:r>
          </w:p>
        </w:tc>
      </w:tr>
      <w:tr w:rsidR="0071481F" w:rsidRPr="0071481F" w14:paraId="3E4CC9AE" w14:textId="77777777">
        <w:trPr>
          <w:tblCellSpacing w:w="15" w:type="dxa"/>
        </w:trPr>
        <w:tc>
          <w:tcPr>
            <w:tcW w:w="0" w:type="auto"/>
            <w:vAlign w:val="center"/>
            <w:hideMark/>
          </w:tcPr>
          <w:p w14:paraId="1C88EEDA"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b/>
                <w:bCs/>
                <w:kern w:val="0"/>
                <w:sz w:val="24"/>
                <w14:ligatures w14:val="none"/>
              </w:rPr>
              <w:t>물리적</w:t>
            </w:r>
          </w:p>
        </w:tc>
        <w:tc>
          <w:tcPr>
            <w:tcW w:w="0" w:type="auto"/>
            <w:vAlign w:val="center"/>
            <w:hideMark/>
          </w:tcPr>
          <w:p w14:paraId="4C3FE6A7"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Segoe UI Symbol" w:eastAsia="굴림" w:hAnsi="Segoe UI Symbol" w:cs="Segoe UI Symbol"/>
                <w:kern w:val="0"/>
                <w:sz w:val="24"/>
                <w14:ligatures w14:val="none"/>
              </w:rPr>
              <w:t>✓</w:t>
            </w:r>
            <w:r w:rsidRPr="0071481F">
              <w:rPr>
                <w:rFonts w:ascii="굴림" w:eastAsia="굴림" w:hAnsi="굴림" w:cs="굴림"/>
                <w:kern w:val="0"/>
                <w:sz w:val="24"/>
                <w14:ligatures w14:val="none"/>
              </w:rPr>
              <w:t xml:space="preserve"> 시간 + 공간</w:t>
            </w:r>
          </w:p>
        </w:tc>
        <w:tc>
          <w:tcPr>
            <w:tcW w:w="0" w:type="auto"/>
            <w:vAlign w:val="center"/>
            <w:hideMark/>
          </w:tcPr>
          <w:p w14:paraId="4A807D1E" w14:textId="29333DE3" w:rsidR="0071481F" w:rsidRPr="0071481F" w:rsidRDefault="0071481F" w:rsidP="0071481F">
            <w:pPr>
              <w:widowControl/>
              <w:wordWrap/>
              <w:autoSpaceDE/>
              <w:autoSpaceDN/>
              <w:spacing w:after="0"/>
              <w:rPr>
                <w:rFonts w:ascii="굴림" w:eastAsia="굴림" w:hAnsi="굴림" w:cs="굴림"/>
                <w:color w:val="EE0000"/>
                <w:kern w:val="0"/>
                <w:sz w:val="24"/>
                <w14:ligatures w14:val="none"/>
              </w:rPr>
            </w:pPr>
            <w:r w:rsidRPr="0071481F">
              <w:rPr>
                <w:rFonts w:ascii="Segoe UI Symbol" w:eastAsia="굴림" w:hAnsi="Segoe UI Symbol" w:cs="Segoe UI Symbol"/>
                <w:color w:val="EE0000"/>
                <w:kern w:val="0"/>
                <w:sz w:val="24"/>
                <w14:ligatures w14:val="none"/>
              </w:rPr>
              <w:t>✓</w:t>
            </w:r>
            <w:r w:rsidRPr="0071481F">
              <w:rPr>
                <w:rFonts w:ascii="굴림" w:eastAsia="굴림" w:hAnsi="굴림" w:cs="굴림"/>
                <w:color w:val="EE0000"/>
                <w:kern w:val="0"/>
                <w:sz w:val="24"/>
                <w14:ligatures w14:val="none"/>
              </w:rPr>
              <w:t xml:space="preserve"> 시공간</w:t>
            </w:r>
            <w:r w:rsidR="008803B7" w:rsidRPr="008803B7">
              <w:rPr>
                <w:rFonts w:ascii="굴림" w:eastAsia="굴림" w:hAnsi="굴림" w:cs="굴림" w:hint="eastAsia"/>
                <w:color w:val="EE0000"/>
                <w:kern w:val="0"/>
                <w:sz w:val="24"/>
                <w14:ligatures w14:val="none"/>
              </w:rPr>
              <w:t>+다차원</w:t>
            </w:r>
          </w:p>
        </w:tc>
      </w:tr>
      <w:tr w:rsidR="0071481F" w:rsidRPr="0071481F" w14:paraId="6BAAB21C" w14:textId="77777777">
        <w:trPr>
          <w:tblCellSpacing w:w="15" w:type="dxa"/>
        </w:trPr>
        <w:tc>
          <w:tcPr>
            <w:tcW w:w="0" w:type="auto"/>
            <w:vAlign w:val="center"/>
            <w:hideMark/>
          </w:tcPr>
          <w:p w14:paraId="22E1F3A0"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b/>
                <w:bCs/>
                <w:kern w:val="0"/>
                <w:sz w:val="24"/>
                <w14:ligatures w14:val="none"/>
              </w:rPr>
              <w:t>물질적</w:t>
            </w:r>
          </w:p>
        </w:tc>
        <w:tc>
          <w:tcPr>
            <w:tcW w:w="0" w:type="auto"/>
            <w:vAlign w:val="center"/>
            <w:hideMark/>
          </w:tcPr>
          <w:p w14:paraId="514C0BAE"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Segoe UI Symbol" w:eastAsia="굴림" w:hAnsi="Segoe UI Symbol" w:cs="Segoe UI Symbol"/>
                <w:kern w:val="0"/>
                <w:sz w:val="24"/>
                <w14:ligatures w14:val="none"/>
              </w:rPr>
              <w:t>✓</w:t>
            </w:r>
            <w:r w:rsidRPr="0071481F">
              <w:rPr>
                <w:rFonts w:ascii="굴림" w:eastAsia="굴림" w:hAnsi="굴림" w:cs="굴림"/>
                <w:kern w:val="0"/>
                <w:sz w:val="24"/>
                <w14:ligatures w14:val="none"/>
              </w:rPr>
              <w:t xml:space="preserve"> 질량-에너지</w:t>
            </w:r>
          </w:p>
        </w:tc>
        <w:tc>
          <w:tcPr>
            <w:tcW w:w="0" w:type="auto"/>
            <w:vAlign w:val="center"/>
            <w:hideMark/>
          </w:tcPr>
          <w:p w14:paraId="6D68E1C8"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Segoe UI Symbol" w:eastAsia="굴림" w:hAnsi="Segoe UI Symbol" w:cs="Segoe UI Symbol"/>
                <w:kern w:val="0"/>
                <w:sz w:val="24"/>
                <w14:ligatures w14:val="none"/>
              </w:rPr>
              <w:t>✓</w:t>
            </w:r>
            <w:r w:rsidRPr="0071481F">
              <w:rPr>
                <w:rFonts w:ascii="굴림" w:eastAsia="굴림" w:hAnsi="굴림" w:cs="굴림"/>
                <w:kern w:val="0"/>
                <w:sz w:val="24"/>
                <w14:ligatures w14:val="none"/>
              </w:rPr>
              <w:t xml:space="preserve"> 물질</w:t>
            </w:r>
          </w:p>
        </w:tc>
      </w:tr>
      <w:tr w:rsidR="0071481F" w:rsidRPr="0071481F" w14:paraId="2586F4F4" w14:textId="77777777">
        <w:trPr>
          <w:tblCellSpacing w:w="15" w:type="dxa"/>
        </w:trPr>
        <w:tc>
          <w:tcPr>
            <w:tcW w:w="0" w:type="auto"/>
            <w:vAlign w:val="center"/>
            <w:hideMark/>
          </w:tcPr>
          <w:p w14:paraId="0E7FD123"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b/>
                <w:bCs/>
                <w:kern w:val="0"/>
                <w:sz w:val="24"/>
                <w14:ligatures w14:val="none"/>
              </w:rPr>
              <w:t>에너지적</w:t>
            </w:r>
          </w:p>
        </w:tc>
        <w:tc>
          <w:tcPr>
            <w:tcW w:w="0" w:type="auto"/>
            <w:vAlign w:val="center"/>
            <w:hideMark/>
          </w:tcPr>
          <w:p w14:paraId="5886F405"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Segoe UI Symbol" w:eastAsia="굴림" w:hAnsi="Segoe UI Symbol" w:cs="Segoe UI Symbol"/>
                <w:kern w:val="0"/>
                <w:sz w:val="24"/>
                <w14:ligatures w14:val="none"/>
              </w:rPr>
              <w:t>✓</w:t>
            </w:r>
            <w:r w:rsidRPr="0071481F">
              <w:rPr>
                <w:rFonts w:ascii="굴림" w:eastAsia="굴림" w:hAnsi="굴림" w:cs="굴림"/>
                <w:kern w:val="0"/>
                <w:sz w:val="24"/>
                <w14:ligatures w14:val="none"/>
              </w:rPr>
              <w:t xml:space="preserve"> 장(Field)</w:t>
            </w:r>
          </w:p>
        </w:tc>
        <w:tc>
          <w:tcPr>
            <w:tcW w:w="0" w:type="auto"/>
            <w:vAlign w:val="center"/>
            <w:hideMark/>
          </w:tcPr>
          <w:p w14:paraId="4C4C4885"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Segoe UI Symbol" w:eastAsia="굴림" w:hAnsi="Segoe UI Symbol" w:cs="Segoe UI Symbol"/>
                <w:kern w:val="0"/>
                <w:sz w:val="24"/>
                <w14:ligatures w14:val="none"/>
              </w:rPr>
              <w:t>✓</w:t>
            </w:r>
            <w:r w:rsidRPr="0071481F">
              <w:rPr>
                <w:rFonts w:ascii="굴림" w:eastAsia="굴림" w:hAnsi="굴림" w:cs="굴림"/>
                <w:kern w:val="0"/>
                <w:sz w:val="24"/>
                <w14:ligatures w14:val="none"/>
              </w:rPr>
              <w:t xml:space="preserve"> 기(氣)</w:t>
            </w:r>
          </w:p>
        </w:tc>
      </w:tr>
      <w:tr w:rsidR="0071481F" w:rsidRPr="0071481F" w14:paraId="0F544EF9" w14:textId="77777777">
        <w:trPr>
          <w:tblCellSpacing w:w="15" w:type="dxa"/>
        </w:trPr>
        <w:tc>
          <w:tcPr>
            <w:tcW w:w="0" w:type="auto"/>
            <w:vAlign w:val="center"/>
            <w:hideMark/>
          </w:tcPr>
          <w:p w14:paraId="456FF7ED"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b/>
                <w:bCs/>
                <w:kern w:val="0"/>
                <w:sz w:val="24"/>
                <w14:ligatures w14:val="none"/>
              </w:rPr>
              <w:t>정신적</w:t>
            </w:r>
          </w:p>
        </w:tc>
        <w:tc>
          <w:tcPr>
            <w:tcW w:w="0" w:type="auto"/>
            <w:vAlign w:val="center"/>
            <w:hideMark/>
          </w:tcPr>
          <w:p w14:paraId="73871D48"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Segoe UI Symbol" w:eastAsia="굴림" w:hAnsi="Segoe UI Symbol" w:cs="Segoe UI Symbol"/>
                <w:kern w:val="0"/>
                <w:sz w:val="24"/>
                <w14:ligatures w14:val="none"/>
              </w:rPr>
              <w:t>✗</w:t>
            </w:r>
          </w:p>
        </w:tc>
        <w:tc>
          <w:tcPr>
            <w:tcW w:w="0" w:type="auto"/>
            <w:vAlign w:val="center"/>
            <w:hideMark/>
          </w:tcPr>
          <w:p w14:paraId="217B395C"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Segoe UI Symbol" w:eastAsia="굴림" w:hAnsi="Segoe UI Symbol" w:cs="Segoe UI Symbol"/>
                <w:kern w:val="0"/>
                <w:sz w:val="24"/>
                <w14:ligatures w14:val="none"/>
              </w:rPr>
              <w:t>✓</w:t>
            </w:r>
            <w:r w:rsidRPr="0071481F">
              <w:rPr>
                <w:rFonts w:ascii="굴림" w:eastAsia="굴림" w:hAnsi="굴림" w:cs="굴림"/>
                <w:kern w:val="0"/>
                <w:sz w:val="24"/>
                <w14:ligatures w14:val="none"/>
              </w:rPr>
              <w:t xml:space="preserve"> 정(情) - 의식/감정</w:t>
            </w:r>
          </w:p>
        </w:tc>
      </w:tr>
      <w:tr w:rsidR="0071481F" w:rsidRPr="0071481F" w14:paraId="4FAB00A4" w14:textId="77777777">
        <w:trPr>
          <w:tblCellSpacing w:w="15" w:type="dxa"/>
        </w:trPr>
        <w:tc>
          <w:tcPr>
            <w:tcW w:w="0" w:type="auto"/>
            <w:vAlign w:val="center"/>
            <w:hideMark/>
          </w:tcPr>
          <w:p w14:paraId="3066640D"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b/>
                <w:bCs/>
                <w:kern w:val="0"/>
                <w:sz w:val="24"/>
                <w14:ligatures w14:val="none"/>
              </w:rPr>
              <w:t>영적</w:t>
            </w:r>
          </w:p>
        </w:tc>
        <w:tc>
          <w:tcPr>
            <w:tcW w:w="0" w:type="auto"/>
            <w:vAlign w:val="center"/>
            <w:hideMark/>
          </w:tcPr>
          <w:p w14:paraId="63190609"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Segoe UI Symbol" w:eastAsia="굴림" w:hAnsi="Segoe UI Symbol" w:cs="Segoe UI Symbol"/>
                <w:kern w:val="0"/>
                <w:sz w:val="24"/>
                <w14:ligatures w14:val="none"/>
              </w:rPr>
              <w:t>✗</w:t>
            </w:r>
          </w:p>
        </w:tc>
        <w:tc>
          <w:tcPr>
            <w:tcW w:w="0" w:type="auto"/>
            <w:vAlign w:val="center"/>
            <w:hideMark/>
          </w:tcPr>
          <w:p w14:paraId="520973C4" w14:textId="43214969"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Segoe UI Symbol" w:eastAsia="굴림" w:hAnsi="Segoe UI Symbol" w:cs="Segoe UI Symbol"/>
                <w:kern w:val="0"/>
                <w:sz w:val="24"/>
                <w14:ligatures w14:val="none"/>
              </w:rPr>
              <w:t>✓</w:t>
            </w:r>
            <w:r w:rsidRPr="0071481F">
              <w:rPr>
                <w:rFonts w:ascii="굴림" w:eastAsia="굴림" w:hAnsi="굴림" w:cs="굴림"/>
                <w:kern w:val="0"/>
                <w:sz w:val="24"/>
                <w14:ligatures w14:val="none"/>
              </w:rPr>
              <w:t xml:space="preserve"> </w:t>
            </w:r>
            <w:r w:rsidRPr="0071481F">
              <w:rPr>
                <w:rFonts w:ascii="굴림" w:eastAsia="굴림" w:hAnsi="굴림" w:cs="굴림"/>
                <w:color w:val="EE0000"/>
                <w:kern w:val="0"/>
                <w:sz w:val="24"/>
                <w14:ligatures w14:val="none"/>
              </w:rPr>
              <w:t>영성(靈性)</w:t>
            </w:r>
            <w:r w:rsidR="008803B7" w:rsidRPr="008803B7">
              <w:rPr>
                <w:rFonts w:ascii="굴림" w:eastAsia="굴림" w:hAnsi="굴림" w:cs="굴림" w:hint="eastAsia"/>
                <w:color w:val="EE0000"/>
                <w:kern w:val="0"/>
                <w:sz w:val="24"/>
                <w14:ligatures w14:val="none"/>
              </w:rPr>
              <w:t>이 함께함</w:t>
            </w:r>
          </w:p>
        </w:tc>
      </w:tr>
      <w:tr w:rsidR="0071481F" w:rsidRPr="0071481F" w14:paraId="3BDD5F80" w14:textId="77777777">
        <w:trPr>
          <w:tblCellSpacing w:w="15" w:type="dxa"/>
        </w:trPr>
        <w:tc>
          <w:tcPr>
            <w:tcW w:w="0" w:type="auto"/>
            <w:vAlign w:val="center"/>
            <w:hideMark/>
          </w:tcPr>
          <w:p w14:paraId="6E4476A1"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b/>
                <w:bCs/>
                <w:kern w:val="0"/>
                <w:sz w:val="24"/>
                <w14:ligatures w14:val="none"/>
              </w:rPr>
              <w:t>성격</w:t>
            </w:r>
          </w:p>
        </w:tc>
        <w:tc>
          <w:tcPr>
            <w:tcW w:w="0" w:type="auto"/>
            <w:vAlign w:val="center"/>
            <w:hideMark/>
          </w:tcPr>
          <w:p w14:paraId="538803A3"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kern w:val="0"/>
                <w:sz w:val="24"/>
                <w14:ligatures w14:val="none"/>
              </w:rPr>
              <w:t>정적 배경</w:t>
            </w:r>
          </w:p>
        </w:tc>
        <w:tc>
          <w:tcPr>
            <w:tcW w:w="0" w:type="auto"/>
            <w:vAlign w:val="center"/>
            <w:hideMark/>
          </w:tcPr>
          <w:p w14:paraId="24005584"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kern w:val="0"/>
                <w:sz w:val="24"/>
                <w14:ligatures w14:val="none"/>
              </w:rPr>
              <w:t>역동적 생명체</w:t>
            </w:r>
          </w:p>
        </w:tc>
      </w:tr>
      <w:tr w:rsidR="0071481F" w:rsidRPr="0071481F" w14:paraId="34BF84A2" w14:textId="77777777">
        <w:trPr>
          <w:tblCellSpacing w:w="15" w:type="dxa"/>
        </w:trPr>
        <w:tc>
          <w:tcPr>
            <w:tcW w:w="0" w:type="auto"/>
            <w:vAlign w:val="center"/>
            <w:hideMark/>
          </w:tcPr>
          <w:p w14:paraId="36A59455"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b/>
                <w:bCs/>
                <w:kern w:val="0"/>
                <w:sz w:val="24"/>
                <w14:ligatures w14:val="none"/>
              </w:rPr>
              <w:t>철학</w:t>
            </w:r>
          </w:p>
        </w:tc>
        <w:tc>
          <w:tcPr>
            <w:tcW w:w="0" w:type="auto"/>
            <w:vAlign w:val="center"/>
            <w:hideMark/>
          </w:tcPr>
          <w:p w14:paraId="09384AC3"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kern w:val="0"/>
                <w:sz w:val="24"/>
                <w14:ligatures w14:val="none"/>
              </w:rPr>
              <w:t>환원주의</w:t>
            </w:r>
          </w:p>
        </w:tc>
        <w:tc>
          <w:tcPr>
            <w:tcW w:w="0" w:type="auto"/>
            <w:vAlign w:val="center"/>
            <w:hideMark/>
          </w:tcPr>
          <w:p w14:paraId="4F98D210" w14:textId="77777777" w:rsidR="0071481F" w:rsidRPr="0071481F" w:rsidRDefault="0071481F" w:rsidP="0071481F">
            <w:pPr>
              <w:widowControl/>
              <w:wordWrap/>
              <w:autoSpaceDE/>
              <w:autoSpaceDN/>
              <w:spacing w:after="0"/>
              <w:rPr>
                <w:rFonts w:ascii="굴림" w:eastAsia="굴림" w:hAnsi="굴림" w:cs="굴림"/>
                <w:kern w:val="0"/>
                <w:sz w:val="24"/>
                <w14:ligatures w14:val="none"/>
              </w:rPr>
            </w:pPr>
            <w:r w:rsidRPr="0071481F">
              <w:rPr>
                <w:rFonts w:ascii="굴림" w:eastAsia="굴림" w:hAnsi="굴림" w:cs="굴림"/>
                <w:kern w:val="0"/>
                <w:sz w:val="24"/>
                <w14:ligatures w14:val="none"/>
              </w:rPr>
              <w:t>통합주의</w:t>
            </w:r>
          </w:p>
        </w:tc>
      </w:tr>
    </w:tbl>
    <w:p w14:paraId="32500601"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1.4 연속장의 철학적 배경</w:t>
      </w:r>
    </w:p>
    <w:p w14:paraId="43033552"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동양 철학과의 연결</w:t>
      </w:r>
    </w:p>
    <w:p w14:paraId="6D216646"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lastRenderedPageBreak/>
        <w:t>1. 불교의 연기론(緣起論)</w:t>
      </w:r>
    </w:p>
    <w:p w14:paraId="355D8351" w14:textId="77777777" w:rsidR="0071481F" w:rsidRPr="0071481F" w:rsidRDefault="0071481F" w:rsidP="0071481F">
      <w:pPr>
        <w:widowControl/>
        <w:numPr>
          <w:ilvl w:val="0"/>
          <w:numId w:val="1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것은 서로 의존하여 생겨남</w:t>
      </w:r>
    </w:p>
    <w:p w14:paraId="5F8385E1" w14:textId="77777777" w:rsidR="0071481F" w:rsidRPr="0071481F" w:rsidRDefault="0071481F" w:rsidP="0071481F">
      <w:pPr>
        <w:widowControl/>
        <w:numPr>
          <w:ilvl w:val="0"/>
          <w:numId w:val="1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독립적 실체는 없음</w:t>
      </w:r>
    </w:p>
    <w:p w14:paraId="53B3DF34" w14:textId="77777777" w:rsidR="0071481F" w:rsidRPr="0071481F" w:rsidRDefault="0071481F" w:rsidP="0071481F">
      <w:pPr>
        <w:widowControl/>
        <w:numPr>
          <w:ilvl w:val="0"/>
          <w:numId w:val="1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상호 연결성과 상호 의존성</w:t>
      </w:r>
    </w:p>
    <w:p w14:paraId="3686BF42"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도교의 무위(無爲)</w:t>
      </w:r>
    </w:p>
    <w:p w14:paraId="6A6419FF" w14:textId="77777777" w:rsidR="0071481F" w:rsidRPr="0071481F" w:rsidRDefault="0071481F" w:rsidP="0071481F">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자연스러운 흐름을 따름</w:t>
      </w:r>
    </w:p>
    <w:p w14:paraId="1D462F5E" w14:textId="77777777" w:rsidR="0071481F" w:rsidRPr="0071481F" w:rsidRDefault="0071481F" w:rsidP="0071481F">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억지로 분리하지 않음</w:t>
      </w:r>
    </w:p>
    <w:p w14:paraId="2893F9EC" w14:textId="77777777" w:rsidR="0071481F" w:rsidRPr="0071481F" w:rsidRDefault="0071481F" w:rsidP="0071481F">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조화와 균형</w:t>
      </w:r>
    </w:p>
    <w:p w14:paraId="4FE7A53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유교의 인(仁)</w:t>
      </w:r>
    </w:p>
    <w:p w14:paraId="04BAA1C1" w14:textId="77777777" w:rsidR="0071481F" w:rsidRPr="0071481F" w:rsidRDefault="0071481F" w:rsidP="0071481F">
      <w:pPr>
        <w:widowControl/>
        <w:numPr>
          <w:ilvl w:val="0"/>
          <w:numId w:val="1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사람과 사람의 관계성</w:t>
      </w:r>
    </w:p>
    <w:p w14:paraId="06DC0A03" w14:textId="77777777" w:rsidR="0071481F" w:rsidRPr="0071481F" w:rsidRDefault="0071481F" w:rsidP="0071481F">
      <w:pPr>
        <w:widowControl/>
        <w:numPr>
          <w:ilvl w:val="0"/>
          <w:numId w:val="1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서로 배려하고 존중</w:t>
      </w:r>
    </w:p>
    <w:p w14:paraId="4278BE9A" w14:textId="77777777" w:rsidR="0071481F" w:rsidRPr="0071481F" w:rsidRDefault="0071481F" w:rsidP="0071481F">
      <w:pPr>
        <w:widowControl/>
        <w:numPr>
          <w:ilvl w:val="0"/>
          <w:numId w:val="1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공동체의 조화</w:t>
      </w:r>
    </w:p>
    <w:p w14:paraId="2D34E58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서양 철학과의 연결</w:t>
      </w:r>
    </w:p>
    <w:p w14:paraId="6157104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 화이트헤드의 과정철학</w:t>
      </w:r>
    </w:p>
    <w:p w14:paraId="6417C376" w14:textId="77777777" w:rsidR="0071481F" w:rsidRPr="0071481F" w:rsidRDefault="0071481F" w:rsidP="0071481F">
      <w:pPr>
        <w:widowControl/>
        <w:numPr>
          <w:ilvl w:val="0"/>
          <w:numId w:val="1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우주는 정적 실체가 아닌 과정</w:t>
      </w:r>
    </w:p>
    <w:p w14:paraId="7EB27FFF" w14:textId="77777777" w:rsidR="0071481F" w:rsidRPr="0071481F" w:rsidRDefault="0071481F" w:rsidP="0071481F">
      <w:pPr>
        <w:widowControl/>
        <w:numPr>
          <w:ilvl w:val="0"/>
          <w:numId w:val="1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존재는 상호 연관된 사건들</w:t>
      </w:r>
    </w:p>
    <w:p w14:paraId="20E55CB0" w14:textId="77777777" w:rsidR="0071481F" w:rsidRPr="0071481F" w:rsidRDefault="0071481F" w:rsidP="0071481F">
      <w:pPr>
        <w:widowControl/>
        <w:numPr>
          <w:ilvl w:val="0"/>
          <w:numId w:val="1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창조적 전진</w:t>
      </w:r>
    </w:p>
    <w:p w14:paraId="1A2199F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스피노자의 범신론</w:t>
      </w:r>
    </w:p>
    <w:p w14:paraId="161B6967" w14:textId="77777777" w:rsidR="0071481F" w:rsidRPr="0071481F" w:rsidRDefault="0071481F" w:rsidP="0071481F">
      <w:pPr>
        <w:widowControl/>
        <w:numPr>
          <w:ilvl w:val="0"/>
          <w:numId w:val="1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신(神)과 자연(自然)의 동일성</w:t>
      </w:r>
    </w:p>
    <w:p w14:paraId="34A74665" w14:textId="77777777" w:rsidR="0071481F" w:rsidRPr="0071481F" w:rsidRDefault="0071481F" w:rsidP="0071481F">
      <w:pPr>
        <w:widowControl/>
        <w:numPr>
          <w:ilvl w:val="0"/>
          <w:numId w:val="1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 전체가 하나의 실체</w:t>
      </w:r>
    </w:p>
    <w:p w14:paraId="10447074" w14:textId="77777777" w:rsidR="0071481F" w:rsidRPr="0071481F" w:rsidRDefault="0071481F" w:rsidP="0071481F">
      <w:pPr>
        <w:widowControl/>
        <w:numPr>
          <w:ilvl w:val="0"/>
          <w:numId w:val="1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것의 내재적 연결</w:t>
      </w:r>
    </w:p>
    <w:p w14:paraId="2C9ACAD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양자역학의 얽힘(Entanglement)</w:t>
      </w:r>
    </w:p>
    <w:p w14:paraId="49654704" w14:textId="77777777" w:rsidR="0071481F" w:rsidRPr="0071481F" w:rsidRDefault="0071481F" w:rsidP="0071481F">
      <w:pPr>
        <w:widowControl/>
        <w:numPr>
          <w:ilvl w:val="0"/>
          <w:numId w:val="1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분리된 입자들의 즉각적 상호작용</w:t>
      </w:r>
    </w:p>
    <w:p w14:paraId="4D625046" w14:textId="77777777" w:rsidR="0071481F" w:rsidRPr="0071481F" w:rsidRDefault="0071481F" w:rsidP="0071481F">
      <w:pPr>
        <w:widowControl/>
        <w:numPr>
          <w:ilvl w:val="0"/>
          <w:numId w:val="1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비국소성(Non-locality)</w:t>
      </w:r>
    </w:p>
    <w:p w14:paraId="4FAE75E1" w14:textId="77777777" w:rsidR="0071481F" w:rsidRPr="0071481F" w:rsidRDefault="0071481F" w:rsidP="0071481F">
      <w:pPr>
        <w:widowControl/>
        <w:numPr>
          <w:ilvl w:val="0"/>
          <w:numId w:val="1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우주의 근본적 연결성</w:t>
      </w:r>
    </w:p>
    <w:p w14:paraId="72ED1A84"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1.5 연속장의 핵심 원리</w:t>
      </w:r>
    </w:p>
    <w:p w14:paraId="0D1F3BBB"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원리 1: 모든 것은 연결되어 있다</w:t>
      </w:r>
    </w:p>
    <w:p w14:paraId="02433F7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"분리는 환상이다"</w:t>
      </w:r>
    </w:p>
    <w:p w14:paraId="68E76DFB" w14:textId="77777777" w:rsidR="0071481F" w:rsidRPr="0071481F" w:rsidRDefault="0071481F" w:rsidP="0071481F">
      <w:pPr>
        <w:widowControl/>
        <w:numPr>
          <w:ilvl w:val="0"/>
          <w:numId w:val="1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물질과 에너지는 하나 (E=mc²)</w:t>
      </w:r>
    </w:p>
    <w:p w14:paraId="117332A5" w14:textId="77777777" w:rsidR="0071481F" w:rsidRPr="0071481F" w:rsidRDefault="0071481F" w:rsidP="0071481F">
      <w:pPr>
        <w:widowControl/>
        <w:numPr>
          <w:ilvl w:val="0"/>
          <w:numId w:val="1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마음과 몸은 하나 (심신일여)</w:t>
      </w:r>
    </w:p>
    <w:p w14:paraId="0B6AA31C" w14:textId="77777777" w:rsidR="0071481F" w:rsidRPr="0071481F" w:rsidRDefault="0071481F" w:rsidP="0071481F">
      <w:pPr>
        <w:widowControl/>
        <w:numPr>
          <w:ilvl w:val="0"/>
          <w:numId w:val="1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나와 우주는 하나 (범아일여)</w:t>
      </w:r>
    </w:p>
    <w:p w14:paraId="1500215F"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원리 2: 모든 것은 흐른다</w:t>
      </w:r>
    </w:p>
    <w:p w14:paraId="410CF5D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"고정된 것은 없다"</w:t>
      </w:r>
    </w:p>
    <w:p w14:paraId="293FA853" w14:textId="77777777" w:rsidR="0071481F" w:rsidRPr="0071481F" w:rsidRDefault="0071481F" w:rsidP="0071481F">
      <w:pPr>
        <w:widowControl/>
        <w:numPr>
          <w:ilvl w:val="0"/>
          <w:numId w:val="1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시간은 흐르고, 공간은 펼쳐진다</w:t>
      </w:r>
    </w:p>
    <w:p w14:paraId="0A29379F" w14:textId="77777777" w:rsidR="0071481F" w:rsidRPr="0071481F" w:rsidRDefault="0071481F" w:rsidP="0071481F">
      <w:pPr>
        <w:widowControl/>
        <w:numPr>
          <w:ilvl w:val="0"/>
          <w:numId w:val="1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생명은 변화하고, 진화한다</w:t>
      </w:r>
    </w:p>
    <w:p w14:paraId="6A477C77" w14:textId="77777777" w:rsidR="0071481F" w:rsidRPr="0071481F" w:rsidRDefault="0071481F" w:rsidP="0071481F">
      <w:pPr>
        <w:widowControl/>
        <w:numPr>
          <w:ilvl w:val="0"/>
          <w:numId w:val="1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의식은 성장하고, 깨어난다</w:t>
      </w:r>
    </w:p>
    <w:p w14:paraId="537ED9CA"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원리 3: 모든 것은 상호작용한다</w:t>
      </w:r>
    </w:p>
    <w:p w14:paraId="4475FE3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"혼자인 것은 없다"</w:t>
      </w:r>
    </w:p>
    <w:p w14:paraId="7DA54F2D" w14:textId="77777777" w:rsidR="0071481F" w:rsidRPr="0071481F" w:rsidRDefault="0071481F" w:rsidP="0071481F">
      <w:pPr>
        <w:widowControl/>
        <w:numPr>
          <w:ilvl w:val="0"/>
          <w:numId w:val="2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물질은 기와 상호작용</w:t>
      </w:r>
    </w:p>
    <w:p w14:paraId="49DB6616" w14:textId="77777777" w:rsidR="0071481F" w:rsidRPr="0071481F" w:rsidRDefault="0071481F" w:rsidP="0071481F">
      <w:pPr>
        <w:widowControl/>
        <w:numPr>
          <w:ilvl w:val="0"/>
          <w:numId w:val="2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기는 정과 상호작용</w:t>
      </w:r>
    </w:p>
    <w:p w14:paraId="00E833D6" w14:textId="77777777" w:rsidR="0071481F" w:rsidRPr="0071481F" w:rsidRDefault="0071481F" w:rsidP="0071481F">
      <w:pPr>
        <w:widowControl/>
        <w:numPr>
          <w:ilvl w:val="0"/>
          <w:numId w:val="2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정은 영성과 상호작용</w:t>
      </w:r>
    </w:p>
    <w:p w14:paraId="6719440C" w14:textId="77777777" w:rsidR="0071481F" w:rsidRPr="0071481F" w:rsidRDefault="0071481F" w:rsidP="0071481F">
      <w:pPr>
        <w:widowControl/>
        <w:numPr>
          <w:ilvl w:val="0"/>
          <w:numId w:val="2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영성은 다시 물질과 순환</w:t>
      </w:r>
    </w:p>
    <w:p w14:paraId="4F54801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원리 4: 모든 것은 베풀고 누린다</w:t>
      </w:r>
    </w:p>
    <w:p w14:paraId="77C3B239"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"張(장)의 정신"</w:t>
      </w:r>
    </w:p>
    <w:p w14:paraId="29991ECF" w14:textId="77777777" w:rsidR="0071481F" w:rsidRPr="0071481F" w:rsidRDefault="0071481F" w:rsidP="0071481F">
      <w:pPr>
        <w:widowControl/>
        <w:numPr>
          <w:ilvl w:val="0"/>
          <w:numId w:val="2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태양은 빛을 베풀고, 지구는 누린다</w:t>
      </w:r>
    </w:p>
    <w:p w14:paraId="723FA677" w14:textId="77777777" w:rsidR="0071481F" w:rsidRPr="0071481F" w:rsidRDefault="0071481F" w:rsidP="0071481F">
      <w:pPr>
        <w:widowControl/>
        <w:numPr>
          <w:ilvl w:val="0"/>
          <w:numId w:val="2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나무는 산소를 베풀고, 동물은 누린다</w:t>
      </w:r>
    </w:p>
    <w:p w14:paraId="0EE21713" w14:textId="77777777" w:rsidR="0071481F" w:rsidRPr="0071481F" w:rsidRDefault="0071481F" w:rsidP="0071481F">
      <w:pPr>
        <w:widowControl/>
        <w:numPr>
          <w:ilvl w:val="0"/>
          <w:numId w:val="2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사람은 사랑을 베풀고, 행복을 누린다</w:t>
      </w:r>
    </w:p>
    <w:p w14:paraId="129BE07D" w14:textId="77777777" w:rsidR="0071481F" w:rsidRPr="0071481F" w:rsidRDefault="0071481F" w:rsidP="0071481F">
      <w:pPr>
        <w:widowControl/>
        <w:numPr>
          <w:ilvl w:val="0"/>
          <w:numId w:val="2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우주는 끊임없이 베풀고 누리는 장</w:t>
      </w:r>
    </w:p>
    <w:p w14:paraId="00FFD1D0"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원리 5: 모든 것은 조화를 향한다</w:t>
      </w:r>
    </w:p>
    <w:p w14:paraId="7120C71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"자발적 수렴"</w:t>
      </w:r>
    </w:p>
    <w:p w14:paraId="1182B5D8" w14:textId="77777777" w:rsidR="0071481F" w:rsidRPr="0071481F" w:rsidRDefault="0071481F" w:rsidP="0071481F">
      <w:pPr>
        <w:widowControl/>
        <w:numPr>
          <w:ilvl w:val="0"/>
          <w:numId w:val="2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강제가 아닌 자발적 선택</w:t>
      </w:r>
    </w:p>
    <w:p w14:paraId="5E86E17B" w14:textId="77777777" w:rsidR="0071481F" w:rsidRPr="0071481F" w:rsidRDefault="0071481F" w:rsidP="0071481F">
      <w:pPr>
        <w:widowControl/>
        <w:numPr>
          <w:ilvl w:val="0"/>
          <w:numId w:val="2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다양성 속의 통일</w:t>
      </w:r>
    </w:p>
    <w:p w14:paraId="7785067E" w14:textId="77777777" w:rsidR="0071481F" w:rsidRPr="0071481F" w:rsidRDefault="0071481F" w:rsidP="0071481F">
      <w:pPr>
        <w:widowControl/>
        <w:numPr>
          <w:ilvl w:val="0"/>
          <w:numId w:val="2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혼돈에서 질서로</w:t>
      </w:r>
    </w:p>
    <w:p w14:paraId="455715AC" w14:textId="77777777" w:rsidR="0071481F" w:rsidRPr="0071481F" w:rsidRDefault="0071481F" w:rsidP="0071481F">
      <w:pPr>
        <w:widowControl/>
        <w:numPr>
          <w:ilvl w:val="0"/>
          <w:numId w:val="2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불협화음에서 화음으로</w:t>
      </w:r>
    </w:p>
    <w:p w14:paraId="38E731BD"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1C744EB0">
          <v:rect id="_x0000_i1027" style="width:0;height:1.5pt" o:hralign="center" o:hrstd="t" o:hr="t" fillcolor="#a0a0a0" stroked="f"/>
        </w:pict>
      </w:r>
    </w:p>
    <w:p w14:paraId="186BF9BA" w14:textId="77777777" w:rsidR="0071481F" w:rsidRPr="0071481F" w:rsidRDefault="0071481F" w:rsidP="0071481F">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71481F">
        <w:rPr>
          <w:rFonts w:ascii="굴림" w:eastAsia="굴림" w:hAnsi="굴림" w:cs="굴림"/>
          <w:b/>
          <w:bCs/>
          <w:kern w:val="0"/>
          <w:sz w:val="36"/>
          <w:szCs w:val="36"/>
          <w14:ligatures w14:val="none"/>
        </w:rPr>
        <w:t>2. 오공사상의 체계와 실천</w:t>
      </w:r>
    </w:p>
    <w:p w14:paraId="015814CA"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2.1 오공(五共)의 정의</w:t>
      </w:r>
    </w:p>
    <w:p w14:paraId="2B22300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**오공사상(五共思想)**은 연속장 우주에서 모든 존재가 함께 실현해야 할 다섯 가지 공존의 원리입니다.</w:t>
      </w:r>
    </w:p>
    <w:p w14:paraId="599A0BB5"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오공의 한자 분석</w:t>
      </w:r>
    </w:p>
    <w:p w14:paraId="05C011CF"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共 (공)</w:t>
      </w:r>
      <w:r w:rsidRPr="0071481F">
        <w:rPr>
          <w:rFonts w:ascii="굴림" w:eastAsia="굴림" w:hAnsi="굴림" w:cs="굴림"/>
          <w:kern w:val="0"/>
          <w:sz w:val="24"/>
          <w14:ligatures w14:val="none"/>
        </w:rPr>
        <w:t>: 함께, 더불어, 공동으로</w:t>
      </w:r>
    </w:p>
    <w:p w14:paraId="3477F556" w14:textId="77777777" w:rsidR="0071481F" w:rsidRPr="0071481F" w:rsidRDefault="0071481F" w:rsidP="0071481F">
      <w:pPr>
        <w:widowControl/>
        <w:numPr>
          <w:ilvl w:val="0"/>
          <w:numId w:val="2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 혼자가 아닌 우리</w:t>
      </w:r>
    </w:p>
    <w:p w14:paraId="790BB47D" w14:textId="77777777" w:rsidR="0071481F" w:rsidRPr="0071481F" w:rsidRDefault="0071481F" w:rsidP="0071481F">
      <w:pPr>
        <w:widowControl/>
        <w:numPr>
          <w:ilvl w:val="0"/>
          <w:numId w:val="2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경쟁이 아닌 협력</w:t>
      </w:r>
    </w:p>
    <w:p w14:paraId="51180DDB" w14:textId="77777777" w:rsidR="0071481F" w:rsidRPr="0071481F" w:rsidRDefault="0071481F" w:rsidP="0071481F">
      <w:pPr>
        <w:widowControl/>
        <w:numPr>
          <w:ilvl w:val="0"/>
          <w:numId w:val="2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배타가 아닌 포용</w:t>
      </w:r>
    </w:p>
    <w:p w14:paraId="22D85A82"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2.2 제1공: 공존(共存, Coexistence)</w:t>
      </w:r>
    </w:p>
    <w:p w14:paraId="6114FFCC"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정의</w:t>
      </w:r>
    </w:p>
    <w:p w14:paraId="7DA6156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"서로 다른 존재들이 같은 시공간에서 함께 존재하는 것"</w:t>
      </w:r>
    </w:p>
    <w:p w14:paraId="678F86D3"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핵심 가치</w:t>
      </w:r>
    </w:p>
    <w:p w14:paraId="08344344" w14:textId="77777777" w:rsidR="0071481F" w:rsidRPr="0071481F" w:rsidRDefault="0071481F" w:rsidP="0071481F">
      <w:pPr>
        <w:widowControl/>
        <w:numPr>
          <w:ilvl w:val="0"/>
          <w:numId w:val="2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다양성의 인정</w:t>
      </w:r>
      <w:r w:rsidRPr="0071481F">
        <w:rPr>
          <w:rFonts w:ascii="굴림" w:eastAsia="굴림" w:hAnsi="굴림" w:cs="굴림"/>
          <w:kern w:val="0"/>
          <w:sz w:val="24"/>
          <w14:ligatures w14:val="none"/>
        </w:rPr>
        <w:t>: 모든 존재는 고유한 가치</w:t>
      </w:r>
    </w:p>
    <w:p w14:paraId="58054FC8" w14:textId="77777777" w:rsidR="0071481F" w:rsidRPr="0071481F" w:rsidRDefault="0071481F" w:rsidP="0071481F">
      <w:pPr>
        <w:widowControl/>
        <w:numPr>
          <w:ilvl w:val="0"/>
          <w:numId w:val="2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차이의 존중</w:t>
      </w:r>
      <w:r w:rsidRPr="0071481F">
        <w:rPr>
          <w:rFonts w:ascii="굴림" w:eastAsia="굴림" w:hAnsi="굴림" w:cs="굴림"/>
          <w:kern w:val="0"/>
          <w:sz w:val="24"/>
          <w14:ligatures w14:val="none"/>
        </w:rPr>
        <w:t>: 다름은 틀림이 아님</w:t>
      </w:r>
    </w:p>
    <w:p w14:paraId="5ED2A1D1" w14:textId="77777777" w:rsidR="0071481F" w:rsidRPr="0071481F" w:rsidRDefault="0071481F" w:rsidP="0071481F">
      <w:pPr>
        <w:widowControl/>
        <w:numPr>
          <w:ilvl w:val="0"/>
          <w:numId w:val="2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관용과 포용</w:t>
      </w:r>
      <w:r w:rsidRPr="0071481F">
        <w:rPr>
          <w:rFonts w:ascii="굴림" w:eastAsia="굴림" w:hAnsi="굴림" w:cs="굴림"/>
          <w:kern w:val="0"/>
          <w:sz w:val="24"/>
          <w14:ligatures w14:val="none"/>
        </w:rPr>
        <w:t>: 나와 다른 것을 받아들임</w:t>
      </w:r>
    </w:p>
    <w:p w14:paraId="5196B9EC"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실천 사례</w:t>
      </w:r>
    </w:p>
    <w:p w14:paraId="1E677B4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언어의 공존</w:t>
      </w:r>
    </w:p>
    <w:p w14:paraId="02F07BBB" w14:textId="77777777" w:rsidR="0071481F" w:rsidRPr="0071481F" w:rsidRDefault="0071481F" w:rsidP="0071481F">
      <w:pPr>
        <w:widowControl/>
        <w:numPr>
          <w:ilvl w:val="0"/>
          <w:numId w:val="2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영어와 한국어, 중국어와 일본어의 동등한 가치</w:t>
      </w:r>
    </w:p>
    <w:p w14:paraId="5EC765DC" w14:textId="77777777" w:rsidR="0071481F" w:rsidRPr="0071481F" w:rsidRDefault="0071481F" w:rsidP="0071481F">
      <w:pPr>
        <w:widowControl/>
        <w:numPr>
          <w:ilvl w:val="0"/>
          <w:numId w:val="2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소수 언어와 토착 언어의 보호</w:t>
      </w:r>
    </w:p>
    <w:p w14:paraId="229B9A38" w14:textId="77777777" w:rsidR="0071481F" w:rsidRPr="0071481F" w:rsidRDefault="0071481F" w:rsidP="0071481F">
      <w:pPr>
        <w:widowControl/>
        <w:numPr>
          <w:ilvl w:val="0"/>
          <w:numId w:val="2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방언과 표준어의 조화</w:t>
      </w:r>
    </w:p>
    <w:p w14:paraId="46781309"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종교의 공존</w:t>
      </w:r>
    </w:p>
    <w:p w14:paraId="077F1F0F" w14:textId="77777777" w:rsidR="0071481F" w:rsidRPr="0071481F" w:rsidRDefault="0071481F" w:rsidP="0071481F">
      <w:pPr>
        <w:widowControl/>
        <w:numPr>
          <w:ilvl w:val="0"/>
          <w:numId w:val="2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기독교, 불교, 이슬람, 힌두교의 상호 존중</w:t>
      </w:r>
    </w:p>
    <w:p w14:paraId="32D72D4F" w14:textId="77777777" w:rsidR="0071481F" w:rsidRPr="0071481F" w:rsidRDefault="0071481F" w:rsidP="0071481F">
      <w:pPr>
        <w:widowControl/>
        <w:numPr>
          <w:ilvl w:val="0"/>
          <w:numId w:val="2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종교 간 대화와 이해</w:t>
      </w:r>
    </w:p>
    <w:p w14:paraId="03F205A5" w14:textId="77777777" w:rsidR="0071481F" w:rsidRPr="0071481F" w:rsidRDefault="0071481F" w:rsidP="0071481F">
      <w:pPr>
        <w:widowControl/>
        <w:numPr>
          <w:ilvl w:val="0"/>
          <w:numId w:val="2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세속과 종교의 공존</w:t>
      </w:r>
    </w:p>
    <w:p w14:paraId="76CF4B8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생태계의 공존</w:t>
      </w:r>
    </w:p>
    <w:p w14:paraId="099169EA" w14:textId="77777777" w:rsidR="0071481F" w:rsidRPr="0071481F" w:rsidRDefault="0071481F" w:rsidP="0071481F">
      <w:pPr>
        <w:widowControl/>
        <w:numPr>
          <w:ilvl w:val="0"/>
          <w:numId w:val="2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인간과 자연의 공존</w:t>
      </w:r>
    </w:p>
    <w:p w14:paraId="2A98F0D4" w14:textId="77777777" w:rsidR="0071481F" w:rsidRPr="0071481F" w:rsidRDefault="0071481F" w:rsidP="0071481F">
      <w:pPr>
        <w:widowControl/>
        <w:numPr>
          <w:ilvl w:val="0"/>
          <w:numId w:val="2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포식자와 피식자의 균형</w:t>
      </w:r>
    </w:p>
    <w:p w14:paraId="485BBF0B" w14:textId="77777777" w:rsidR="0071481F" w:rsidRPr="0071481F" w:rsidRDefault="0071481F" w:rsidP="0071481F">
      <w:pPr>
        <w:widowControl/>
        <w:numPr>
          <w:ilvl w:val="0"/>
          <w:numId w:val="2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생물다양성의 보존</w:t>
      </w:r>
    </w:p>
    <w:p w14:paraId="02BCF486"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반대 개념과의 차이</w:t>
      </w:r>
    </w:p>
    <w:p w14:paraId="25FD5EE5" w14:textId="77777777" w:rsidR="0071481F" w:rsidRPr="0071481F" w:rsidRDefault="0071481F" w:rsidP="0071481F">
      <w:pPr>
        <w:widowControl/>
        <w:numPr>
          <w:ilvl w:val="0"/>
          <w:numId w:val="2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lastRenderedPageBreak/>
        <w:t>배타(排他)</w:t>
      </w:r>
      <w:r w:rsidRPr="0071481F">
        <w:rPr>
          <w:rFonts w:ascii="굴림" w:eastAsia="굴림" w:hAnsi="굴림" w:cs="굴림"/>
          <w:kern w:val="0"/>
          <w:sz w:val="24"/>
          <w14:ligatures w14:val="none"/>
        </w:rPr>
        <w:t>: 다른 것을 배척함 ↔ 공존: 다른 것을 인정함</w:t>
      </w:r>
    </w:p>
    <w:p w14:paraId="042E431A" w14:textId="77777777" w:rsidR="0071481F" w:rsidRPr="0071481F" w:rsidRDefault="0071481F" w:rsidP="0071481F">
      <w:pPr>
        <w:widowControl/>
        <w:numPr>
          <w:ilvl w:val="0"/>
          <w:numId w:val="2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독점(獨占)</w:t>
      </w:r>
      <w:r w:rsidRPr="0071481F">
        <w:rPr>
          <w:rFonts w:ascii="굴림" w:eastAsia="굴림" w:hAnsi="굴림" w:cs="굴림"/>
          <w:kern w:val="0"/>
          <w:sz w:val="24"/>
          <w14:ligatures w14:val="none"/>
        </w:rPr>
        <w:t>: 혼자 차지함 ↔ 공존: 함께 나눔</w:t>
      </w:r>
    </w:p>
    <w:p w14:paraId="7DD0E0A2" w14:textId="77777777" w:rsidR="0071481F" w:rsidRPr="0071481F" w:rsidRDefault="0071481F" w:rsidP="0071481F">
      <w:pPr>
        <w:widowControl/>
        <w:numPr>
          <w:ilvl w:val="0"/>
          <w:numId w:val="2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지배(支配)</w:t>
      </w:r>
      <w:r w:rsidRPr="0071481F">
        <w:rPr>
          <w:rFonts w:ascii="굴림" w:eastAsia="굴림" w:hAnsi="굴림" w:cs="굴림"/>
          <w:kern w:val="0"/>
          <w:sz w:val="24"/>
          <w14:ligatures w14:val="none"/>
        </w:rPr>
        <w:t>: 힘으로 누름 ↔ 공존: 평등하게 존재</w:t>
      </w:r>
    </w:p>
    <w:p w14:paraId="51469CCA"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2.3 제2공: 공생(共生, Symbiosis)</w:t>
      </w:r>
    </w:p>
    <w:p w14:paraId="1CF9C7A1"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정의</w:t>
      </w:r>
    </w:p>
    <w:p w14:paraId="356C2196"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"서로 도우며 함께 살아가는 것"</w:t>
      </w:r>
    </w:p>
    <w:p w14:paraId="105156E1"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핵심 가치</w:t>
      </w:r>
    </w:p>
    <w:p w14:paraId="1B7EB1FC" w14:textId="77777777" w:rsidR="0071481F" w:rsidRPr="0071481F" w:rsidRDefault="0071481F" w:rsidP="0071481F">
      <w:pPr>
        <w:widowControl/>
        <w:numPr>
          <w:ilvl w:val="0"/>
          <w:numId w:val="2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상호 의존</w:t>
      </w:r>
      <w:r w:rsidRPr="0071481F">
        <w:rPr>
          <w:rFonts w:ascii="굴림" w:eastAsia="굴림" w:hAnsi="굴림" w:cs="굴림"/>
          <w:kern w:val="0"/>
          <w:sz w:val="24"/>
          <w14:ligatures w14:val="none"/>
        </w:rPr>
        <w:t>: 나의 생존은 타자의 생존에 달려 있음</w:t>
      </w:r>
    </w:p>
    <w:p w14:paraId="667EC585" w14:textId="77777777" w:rsidR="0071481F" w:rsidRPr="0071481F" w:rsidRDefault="0071481F" w:rsidP="0071481F">
      <w:pPr>
        <w:widowControl/>
        <w:numPr>
          <w:ilvl w:val="0"/>
          <w:numId w:val="2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호혜성</w:t>
      </w:r>
      <w:r w:rsidRPr="0071481F">
        <w:rPr>
          <w:rFonts w:ascii="굴림" w:eastAsia="굴림" w:hAnsi="굴림" w:cs="굴림"/>
          <w:kern w:val="0"/>
          <w:sz w:val="24"/>
          <w14:ligatures w14:val="none"/>
        </w:rPr>
        <w:t>: 주고받는 관계</w:t>
      </w:r>
    </w:p>
    <w:p w14:paraId="286C6944" w14:textId="77777777" w:rsidR="0071481F" w:rsidRPr="0071481F" w:rsidRDefault="0071481F" w:rsidP="0071481F">
      <w:pPr>
        <w:widowControl/>
        <w:numPr>
          <w:ilvl w:val="0"/>
          <w:numId w:val="2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지속가능성</w:t>
      </w:r>
      <w:r w:rsidRPr="0071481F">
        <w:rPr>
          <w:rFonts w:ascii="굴림" w:eastAsia="굴림" w:hAnsi="굴림" w:cs="굴림"/>
          <w:kern w:val="0"/>
          <w:sz w:val="24"/>
          <w14:ligatures w14:val="none"/>
        </w:rPr>
        <w:t>: 오래 함께 살 수 있는 방식</w:t>
      </w:r>
    </w:p>
    <w:p w14:paraId="620F2965"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실천 사례</w:t>
      </w:r>
    </w:p>
    <w:p w14:paraId="7AB403C5"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자연의 공생</w:t>
      </w:r>
    </w:p>
    <w:p w14:paraId="670194F9" w14:textId="77777777" w:rsidR="0071481F" w:rsidRPr="0071481F" w:rsidRDefault="0071481F" w:rsidP="0071481F">
      <w:pPr>
        <w:widowControl/>
        <w:numPr>
          <w:ilvl w:val="0"/>
          <w:numId w:val="3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꽃과 벌: 꽃은 꿀을 주고, 벌은 수분을 돕는다</w:t>
      </w:r>
    </w:p>
    <w:p w14:paraId="42BD10C3" w14:textId="77777777" w:rsidR="0071481F" w:rsidRPr="0071481F" w:rsidRDefault="0071481F" w:rsidP="0071481F">
      <w:pPr>
        <w:widowControl/>
        <w:numPr>
          <w:ilvl w:val="0"/>
          <w:numId w:val="3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나무와 균류: 균류는 영양분을 주고, 나무는 당을 준다</w:t>
      </w:r>
    </w:p>
    <w:p w14:paraId="6A38EFCA" w14:textId="77777777" w:rsidR="0071481F" w:rsidRPr="0071481F" w:rsidRDefault="0071481F" w:rsidP="0071481F">
      <w:pPr>
        <w:widowControl/>
        <w:numPr>
          <w:ilvl w:val="0"/>
          <w:numId w:val="3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장내 미생물: 소화를 돕고 영양분을 받는다</w:t>
      </w:r>
    </w:p>
    <w:p w14:paraId="2554084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경제의 공생</w:t>
      </w:r>
    </w:p>
    <w:p w14:paraId="23CD605C" w14:textId="77777777" w:rsidR="0071481F" w:rsidRPr="0071481F" w:rsidRDefault="0071481F" w:rsidP="0071481F">
      <w:pPr>
        <w:widowControl/>
        <w:numPr>
          <w:ilvl w:val="0"/>
          <w:numId w:val="3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공정무역: 생산자와 소비자의 상생</w:t>
      </w:r>
    </w:p>
    <w:p w14:paraId="18F66C7C" w14:textId="77777777" w:rsidR="0071481F" w:rsidRPr="0071481F" w:rsidRDefault="0071481F" w:rsidP="0071481F">
      <w:pPr>
        <w:widowControl/>
        <w:numPr>
          <w:ilvl w:val="0"/>
          <w:numId w:val="3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협동조합: 조합원들의 공동 이익</w:t>
      </w:r>
    </w:p>
    <w:p w14:paraId="40AC9A54" w14:textId="77777777" w:rsidR="0071481F" w:rsidRPr="0071481F" w:rsidRDefault="0071481F" w:rsidP="0071481F">
      <w:pPr>
        <w:widowControl/>
        <w:numPr>
          <w:ilvl w:val="0"/>
          <w:numId w:val="3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순환경제: 폐기물이 자원이 되는 시스템</w:t>
      </w:r>
    </w:p>
    <w:p w14:paraId="38A954B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사회의 공생</w:t>
      </w:r>
    </w:p>
    <w:p w14:paraId="5323E644" w14:textId="77777777" w:rsidR="0071481F" w:rsidRPr="0071481F" w:rsidRDefault="0071481F" w:rsidP="0071481F">
      <w:pPr>
        <w:widowControl/>
        <w:numPr>
          <w:ilvl w:val="0"/>
          <w:numId w:val="3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세대 간 공생: 노인과 청년의 상호 배움</w:t>
      </w:r>
    </w:p>
    <w:p w14:paraId="2345AD39" w14:textId="77777777" w:rsidR="0071481F" w:rsidRPr="0071481F" w:rsidRDefault="0071481F" w:rsidP="0071481F">
      <w:pPr>
        <w:widowControl/>
        <w:numPr>
          <w:ilvl w:val="0"/>
          <w:numId w:val="3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지역 간 공생: 도시와 농촌의 교류</w:t>
      </w:r>
    </w:p>
    <w:p w14:paraId="43133A79" w14:textId="77777777" w:rsidR="0071481F" w:rsidRPr="0071481F" w:rsidRDefault="0071481F" w:rsidP="0071481F">
      <w:pPr>
        <w:widowControl/>
        <w:numPr>
          <w:ilvl w:val="0"/>
          <w:numId w:val="3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국가 간 공생: 선진국과 개발도상국의 협력</w:t>
      </w:r>
    </w:p>
    <w:p w14:paraId="53B71AD5"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생물학적 공생의 세 유형</w:t>
      </w:r>
    </w:p>
    <w:p w14:paraId="328D464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 상리공생(相利共生, Mutualism)</w:t>
      </w:r>
    </w:p>
    <w:p w14:paraId="70CDF705" w14:textId="77777777" w:rsidR="0071481F" w:rsidRPr="0071481F" w:rsidRDefault="0071481F" w:rsidP="0071481F">
      <w:pPr>
        <w:widowControl/>
        <w:numPr>
          <w:ilvl w:val="0"/>
          <w:numId w:val="3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양쪽 모두 이익</w:t>
      </w:r>
    </w:p>
    <w:p w14:paraId="288A63DE" w14:textId="77777777" w:rsidR="0071481F" w:rsidRPr="0071481F" w:rsidRDefault="0071481F" w:rsidP="0071481F">
      <w:pPr>
        <w:widowControl/>
        <w:numPr>
          <w:ilvl w:val="0"/>
          <w:numId w:val="3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예: 꽃과 벌, 개미와 진딧물</w:t>
      </w:r>
    </w:p>
    <w:p w14:paraId="60260899"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편리공생(片利共生, Commensalism)</w:t>
      </w:r>
    </w:p>
    <w:p w14:paraId="2E24C454" w14:textId="77777777" w:rsidR="0071481F" w:rsidRPr="0071481F" w:rsidRDefault="0071481F" w:rsidP="0071481F">
      <w:pPr>
        <w:widowControl/>
        <w:numPr>
          <w:ilvl w:val="0"/>
          <w:numId w:val="3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한쪽은 이익, 다른 쪽은 무해</w:t>
      </w:r>
    </w:p>
    <w:p w14:paraId="538C8FD3" w14:textId="77777777" w:rsidR="0071481F" w:rsidRPr="0071481F" w:rsidRDefault="0071481F" w:rsidP="0071481F">
      <w:pPr>
        <w:widowControl/>
        <w:numPr>
          <w:ilvl w:val="0"/>
          <w:numId w:val="3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예: 상어와 빨판상어</w:t>
      </w:r>
    </w:p>
    <w:p w14:paraId="52766C2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기생(寄生, Parasitism)</w:t>
      </w:r>
    </w:p>
    <w:p w14:paraId="24207149" w14:textId="77777777" w:rsidR="0071481F" w:rsidRPr="0071481F" w:rsidRDefault="0071481F" w:rsidP="0071481F">
      <w:pPr>
        <w:widowControl/>
        <w:numPr>
          <w:ilvl w:val="0"/>
          <w:numId w:val="3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한쪽은 이익, 다른 쪽은 손해</w:t>
      </w:r>
    </w:p>
    <w:p w14:paraId="0BA6B1D3" w14:textId="77777777" w:rsidR="0071481F" w:rsidRPr="0071481F" w:rsidRDefault="0071481F" w:rsidP="0071481F">
      <w:pPr>
        <w:widowControl/>
        <w:numPr>
          <w:ilvl w:val="0"/>
          <w:numId w:val="3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오공사상에서는 지양해야 할 관계</w:t>
      </w:r>
    </w:p>
    <w:p w14:paraId="150096E4" w14:textId="77777777" w:rsidR="0071481F" w:rsidRPr="0071481F" w:rsidRDefault="0071481F" w:rsidP="0071481F">
      <w:pPr>
        <w:widowControl/>
        <w:numPr>
          <w:ilvl w:val="0"/>
          <w:numId w:val="3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장기적으로는 양쪽 모두에게 해로움</w:t>
      </w:r>
    </w:p>
    <w:p w14:paraId="52A954E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오공사상의 지향: 상리공생</w:t>
      </w:r>
    </w:p>
    <w:p w14:paraId="452A5AD0"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2.4 제3공: 공영(共榮, Co-prosperity)</w:t>
      </w:r>
    </w:p>
    <w:p w14:paraId="04EAA8F2"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정의</w:t>
      </w:r>
    </w:p>
    <w:p w14:paraId="395FF50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"함께 번영하고 발전하는 것"</w:t>
      </w:r>
    </w:p>
    <w:p w14:paraId="3148C2D9"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핵심 가치</w:t>
      </w:r>
    </w:p>
    <w:p w14:paraId="4F67D17A" w14:textId="77777777" w:rsidR="0071481F" w:rsidRPr="0071481F" w:rsidRDefault="0071481F" w:rsidP="0071481F">
      <w:pPr>
        <w:widowControl/>
        <w:numPr>
          <w:ilvl w:val="0"/>
          <w:numId w:val="3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윈윈(Win-Win)</w:t>
      </w:r>
      <w:r w:rsidRPr="0071481F">
        <w:rPr>
          <w:rFonts w:ascii="굴림" w:eastAsia="굴림" w:hAnsi="굴림" w:cs="굴림"/>
          <w:kern w:val="0"/>
          <w:sz w:val="24"/>
          <w14:ligatures w14:val="none"/>
        </w:rPr>
        <w:t>: 나만 잘되는 것이 아닌 우리 모두</w:t>
      </w:r>
    </w:p>
    <w:p w14:paraId="5CDC1C92" w14:textId="77777777" w:rsidR="0071481F" w:rsidRPr="0071481F" w:rsidRDefault="0071481F" w:rsidP="0071481F">
      <w:pPr>
        <w:widowControl/>
        <w:numPr>
          <w:ilvl w:val="0"/>
          <w:numId w:val="3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지속 성장</w:t>
      </w:r>
      <w:r w:rsidRPr="0071481F">
        <w:rPr>
          <w:rFonts w:ascii="굴림" w:eastAsia="굴림" w:hAnsi="굴림" w:cs="굴림"/>
          <w:kern w:val="0"/>
          <w:sz w:val="24"/>
          <w14:ligatures w14:val="none"/>
        </w:rPr>
        <w:t>: 단기 이익이 아닌 장기 발전</w:t>
      </w:r>
    </w:p>
    <w:p w14:paraId="0340F26C" w14:textId="77777777" w:rsidR="0071481F" w:rsidRPr="0071481F" w:rsidRDefault="0071481F" w:rsidP="0071481F">
      <w:pPr>
        <w:widowControl/>
        <w:numPr>
          <w:ilvl w:val="0"/>
          <w:numId w:val="3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포용 성장</w:t>
      </w:r>
      <w:r w:rsidRPr="0071481F">
        <w:rPr>
          <w:rFonts w:ascii="굴림" w:eastAsia="굴림" w:hAnsi="굴림" w:cs="굴림"/>
          <w:kern w:val="0"/>
          <w:sz w:val="24"/>
          <w14:ligatures w14:val="none"/>
        </w:rPr>
        <w:t>: 누구도 소외되지 않는 발전</w:t>
      </w:r>
    </w:p>
    <w:p w14:paraId="6DA0C37E"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실천 사례</w:t>
      </w:r>
    </w:p>
    <w:p w14:paraId="4B78A3B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경제의 공영</w:t>
      </w:r>
    </w:p>
    <w:p w14:paraId="6E2CDC39" w14:textId="77777777" w:rsidR="0071481F" w:rsidRPr="0071481F" w:rsidRDefault="0071481F" w:rsidP="0071481F">
      <w:pPr>
        <w:widowControl/>
        <w:numPr>
          <w:ilvl w:val="0"/>
          <w:numId w:val="3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대·중소기업 상생</w:t>
      </w:r>
      <w:r w:rsidRPr="0071481F">
        <w:rPr>
          <w:rFonts w:ascii="굴림" w:eastAsia="굴림" w:hAnsi="굴림" w:cs="굴림"/>
          <w:kern w:val="0"/>
          <w:sz w:val="24"/>
          <w14:ligatures w14:val="none"/>
        </w:rPr>
        <w:t>: 납품 단가 인상, 기술 지원</w:t>
      </w:r>
    </w:p>
    <w:p w14:paraId="4A095A83" w14:textId="77777777" w:rsidR="0071481F" w:rsidRPr="0071481F" w:rsidRDefault="0071481F" w:rsidP="0071481F">
      <w:pPr>
        <w:widowControl/>
        <w:numPr>
          <w:ilvl w:val="0"/>
          <w:numId w:val="3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지역경제 활성화</w:t>
      </w:r>
      <w:r w:rsidRPr="0071481F">
        <w:rPr>
          <w:rFonts w:ascii="굴림" w:eastAsia="굴림" w:hAnsi="굴림" w:cs="굴림"/>
          <w:kern w:val="0"/>
          <w:sz w:val="24"/>
          <w14:ligatures w14:val="none"/>
        </w:rPr>
        <w:t>: 로컬푸드, 지역 화폐</w:t>
      </w:r>
    </w:p>
    <w:p w14:paraId="63E22B54" w14:textId="77777777" w:rsidR="0071481F" w:rsidRPr="0071481F" w:rsidRDefault="0071481F" w:rsidP="0071481F">
      <w:pPr>
        <w:widowControl/>
        <w:numPr>
          <w:ilvl w:val="0"/>
          <w:numId w:val="3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사회적 기업</w:t>
      </w:r>
      <w:r w:rsidRPr="0071481F">
        <w:rPr>
          <w:rFonts w:ascii="굴림" w:eastAsia="굴림" w:hAnsi="굴림" w:cs="굴림"/>
          <w:kern w:val="0"/>
          <w:sz w:val="24"/>
          <w14:ligatures w14:val="none"/>
        </w:rPr>
        <w:t>: 이윤과 사회적 가치의 조화</w:t>
      </w:r>
    </w:p>
    <w:p w14:paraId="76A52A4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교육의 공영</w:t>
      </w:r>
    </w:p>
    <w:p w14:paraId="3952D94E" w14:textId="77777777" w:rsidR="0071481F" w:rsidRPr="0071481F" w:rsidRDefault="0071481F" w:rsidP="0071481F">
      <w:pPr>
        <w:widowControl/>
        <w:numPr>
          <w:ilvl w:val="0"/>
          <w:numId w:val="3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협력 학습</w:t>
      </w:r>
      <w:r w:rsidRPr="0071481F">
        <w:rPr>
          <w:rFonts w:ascii="굴림" w:eastAsia="굴림" w:hAnsi="굴림" w:cs="굴림"/>
          <w:kern w:val="0"/>
          <w:sz w:val="24"/>
          <w14:ligatures w14:val="none"/>
        </w:rPr>
        <w:t>: 경쟁이 아닌 협동</w:t>
      </w:r>
    </w:p>
    <w:p w14:paraId="3A674926" w14:textId="77777777" w:rsidR="0071481F" w:rsidRPr="0071481F" w:rsidRDefault="0071481F" w:rsidP="0071481F">
      <w:pPr>
        <w:widowControl/>
        <w:numPr>
          <w:ilvl w:val="0"/>
          <w:numId w:val="3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멘토링</w:t>
      </w:r>
      <w:r w:rsidRPr="0071481F">
        <w:rPr>
          <w:rFonts w:ascii="굴림" w:eastAsia="굴림" w:hAnsi="굴림" w:cs="굴림"/>
          <w:kern w:val="0"/>
          <w:sz w:val="24"/>
          <w14:ligatures w14:val="none"/>
        </w:rPr>
        <w:t>: 선배가 후배를 이끌어줌</w:t>
      </w:r>
    </w:p>
    <w:p w14:paraId="276DF90B" w14:textId="77777777" w:rsidR="0071481F" w:rsidRPr="0071481F" w:rsidRDefault="0071481F" w:rsidP="0071481F">
      <w:pPr>
        <w:widowControl/>
        <w:numPr>
          <w:ilvl w:val="0"/>
          <w:numId w:val="3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평생 교육</w:t>
      </w:r>
      <w:r w:rsidRPr="0071481F">
        <w:rPr>
          <w:rFonts w:ascii="굴림" w:eastAsia="굴림" w:hAnsi="굴림" w:cs="굴림"/>
          <w:kern w:val="0"/>
          <w:sz w:val="24"/>
          <w14:ligatures w14:val="none"/>
        </w:rPr>
        <w:t>: 모든 연령대의 학습 기회</w:t>
      </w:r>
    </w:p>
    <w:p w14:paraId="40F7E45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국제 관계의 공영</w:t>
      </w:r>
    </w:p>
    <w:p w14:paraId="010023DF" w14:textId="77777777" w:rsidR="0071481F" w:rsidRPr="0071481F" w:rsidRDefault="0071481F" w:rsidP="0071481F">
      <w:pPr>
        <w:widowControl/>
        <w:numPr>
          <w:ilvl w:val="0"/>
          <w:numId w:val="3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자유무역협정(FTA)</w:t>
      </w:r>
      <w:r w:rsidRPr="0071481F">
        <w:rPr>
          <w:rFonts w:ascii="굴림" w:eastAsia="굴림" w:hAnsi="굴림" w:cs="굴림"/>
          <w:kern w:val="0"/>
          <w:sz w:val="24"/>
          <w14:ligatures w14:val="none"/>
        </w:rPr>
        <w:t>: 상호 관세 인하</w:t>
      </w:r>
    </w:p>
    <w:p w14:paraId="7D6CC6F3" w14:textId="77777777" w:rsidR="0071481F" w:rsidRPr="0071481F" w:rsidRDefault="0071481F" w:rsidP="0071481F">
      <w:pPr>
        <w:widowControl/>
        <w:numPr>
          <w:ilvl w:val="0"/>
          <w:numId w:val="3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기술 이전</w:t>
      </w:r>
      <w:r w:rsidRPr="0071481F">
        <w:rPr>
          <w:rFonts w:ascii="굴림" w:eastAsia="굴림" w:hAnsi="굴림" w:cs="굴림"/>
          <w:kern w:val="0"/>
          <w:sz w:val="24"/>
          <w14:ligatures w14:val="none"/>
        </w:rPr>
        <w:t>: 선진국의 기술을 개발도상국에</w:t>
      </w:r>
    </w:p>
    <w:p w14:paraId="5119472C" w14:textId="77777777" w:rsidR="0071481F" w:rsidRPr="0071481F" w:rsidRDefault="0071481F" w:rsidP="0071481F">
      <w:pPr>
        <w:widowControl/>
        <w:numPr>
          <w:ilvl w:val="0"/>
          <w:numId w:val="3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공동 연구</w:t>
      </w:r>
      <w:r w:rsidRPr="0071481F">
        <w:rPr>
          <w:rFonts w:ascii="굴림" w:eastAsia="굴림" w:hAnsi="굴림" w:cs="굴림"/>
          <w:kern w:val="0"/>
          <w:sz w:val="24"/>
          <w14:ligatures w14:val="none"/>
        </w:rPr>
        <w:t>: 국제 협력 프로젝트</w:t>
      </w:r>
    </w:p>
    <w:p w14:paraId="51CC41C5"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공영의 조건</w:t>
      </w:r>
    </w:p>
    <w:p w14:paraId="2403F3C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lastRenderedPageBreak/>
        <w:t>1. 공정성(Fairness)</w:t>
      </w:r>
    </w:p>
    <w:p w14:paraId="46AC6253" w14:textId="77777777" w:rsidR="0071481F" w:rsidRPr="0071481F" w:rsidRDefault="0071481F" w:rsidP="0071481F">
      <w:pPr>
        <w:widowControl/>
        <w:numPr>
          <w:ilvl w:val="0"/>
          <w:numId w:val="4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게임의 룰이 공정해야 함</w:t>
      </w:r>
    </w:p>
    <w:p w14:paraId="5E44F11A" w14:textId="77777777" w:rsidR="0071481F" w:rsidRPr="0071481F" w:rsidRDefault="0071481F" w:rsidP="0071481F">
      <w:pPr>
        <w:widowControl/>
        <w:numPr>
          <w:ilvl w:val="0"/>
          <w:numId w:val="4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약자를 보호하는 안전장치</w:t>
      </w:r>
    </w:p>
    <w:p w14:paraId="15E2625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투명성(Transparency)</w:t>
      </w:r>
    </w:p>
    <w:p w14:paraId="28E2782C" w14:textId="77777777" w:rsidR="0071481F" w:rsidRPr="0071481F" w:rsidRDefault="0071481F" w:rsidP="0071481F">
      <w:pPr>
        <w:widowControl/>
        <w:numPr>
          <w:ilvl w:val="0"/>
          <w:numId w:val="4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정보의 공개와 공유</w:t>
      </w:r>
    </w:p>
    <w:p w14:paraId="1328F30C" w14:textId="77777777" w:rsidR="0071481F" w:rsidRPr="0071481F" w:rsidRDefault="0071481F" w:rsidP="0071481F">
      <w:pPr>
        <w:widowControl/>
        <w:numPr>
          <w:ilvl w:val="0"/>
          <w:numId w:val="4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숨김없는 소통</w:t>
      </w:r>
    </w:p>
    <w:p w14:paraId="2500DCA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책임성(Responsibility)</w:t>
      </w:r>
    </w:p>
    <w:p w14:paraId="2D1D4BC8" w14:textId="77777777" w:rsidR="0071481F" w:rsidRPr="0071481F" w:rsidRDefault="0071481F" w:rsidP="0071481F">
      <w:pPr>
        <w:widowControl/>
        <w:numPr>
          <w:ilvl w:val="0"/>
          <w:numId w:val="4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내가 한 일에 대한 책임</w:t>
      </w:r>
    </w:p>
    <w:p w14:paraId="57F10714" w14:textId="77777777" w:rsidR="0071481F" w:rsidRPr="0071481F" w:rsidRDefault="0071481F" w:rsidP="0071481F">
      <w:pPr>
        <w:widowControl/>
        <w:numPr>
          <w:ilvl w:val="0"/>
          <w:numId w:val="4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공동체에 대한 의무</w:t>
      </w:r>
    </w:p>
    <w:p w14:paraId="54A978C9"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2.5 제4공: 공감(共感, Empathy)</w:t>
      </w:r>
    </w:p>
    <w:p w14:paraId="048B8DCA"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정의</w:t>
      </w:r>
    </w:p>
    <w:p w14:paraId="78CB3EE5"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"다른 존재의 마음과 감정을 이해하고 느끼는 것"</w:t>
      </w:r>
    </w:p>
    <w:p w14:paraId="2838C018"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핵심 가치</w:t>
      </w:r>
    </w:p>
    <w:p w14:paraId="242E1796" w14:textId="77777777" w:rsidR="0071481F" w:rsidRPr="0071481F" w:rsidRDefault="0071481F" w:rsidP="0071481F">
      <w:pPr>
        <w:widowControl/>
        <w:numPr>
          <w:ilvl w:val="0"/>
          <w:numId w:val="4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감정 이입</w:t>
      </w:r>
      <w:r w:rsidRPr="0071481F">
        <w:rPr>
          <w:rFonts w:ascii="굴림" w:eastAsia="굴림" w:hAnsi="굴림" w:cs="굴림"/>
          <w:kern w:val="0"/>
          <w:sz w:val="24"/>
          <w14:ligatures w14:val="none"/>
        </w:rPr>
        <w:t>: 상대방의 입장에서 느끼기</w:t>
      </w:r>
    </w:p>
    <w:p w14:paraId="174B982E" w14:textId="77777777" w:rsidR="0071481F" w:rsidRPr="0071481F" w:rsidRDefault="0071481F" w:rsidP="0071481F">
      <w:pPr>
        <w:widowControl/>
        <w:numPr>
          <w:ilvl w:val="0"/>
          <w:numId w:val="4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마음의 연결</w:t>
      </w:r>
      <w:r w:rsidRPr="0071481F">
        <w:rPr>
          <w:rFonts w:ascii="굴림" w:eastAsia="굴림" w:hAnsi="굴림" w:cs="굴림"/>
          <w:kern w:val="0"/>
          <w:sz w:val="24"/>
          <w14:ligatures w14:val="none"/>
        </w:rPr>
        <w:t>: 감성적 유대</w:t>
      </w:r>
    </w:p>
    <w:p w14:paraId="4A19E983" w14:textId="77777777" w:rsidR="0071481F" w:rsidRPr="0071481F" w:rsidRDefault="0071481F" w:rsidP="0071481F">
      <w:pPr>
        <w:widowControl/>
        <w:numPr>
          <w:ilvl w:val="0"/>
          <w:numId w:val="4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이해와 위로</w:t>
      </w:r>
      <w:r w:rsidRPr="0071481F">
        <w:rPr>
          <w:rFonts w:ascii="굴림" w:eastAsia="굴림" w:hAnsi="굴림" w:cs="굴림"/>
          <w:kern w:val="0"/>
          <w:sz w:val="24"/>
          <w14:ligatures w14:val="none"/>
        </w:rPr>
        <w:t>: 고통을 함께 나누기</w:t>
      </w:r>
    </w:p>
    <w:p w14:paraId="5F202765"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공감의 단계</w:t>
      </w:r>
    </w:p>
    <w:p w14:paraId="6F94419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1단계: 인지적 공감(Cognitive Empathy)</w:t>
      </w:r>
    </w:p>
    <w:p w14:paraId="25A5B113" w14:textId="77777777" w:rsidR="0071481F" w:rsidRPr="0071481F" w:rsidRDefault="0071481F" w:rsidP="0071481F">
      <w:pPr>
        <w:widowControl/>
        <w:numPr>
          <w:ilvl w:val="0"/>
          <w:numId w:val="4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상대방의 생각을 이해</w:t>
      </w:r>
    </w:p>
    <w:p w14:paraId="6086F0C1" w14:textId="77777777" w:rsidR="0071481F" w:rsidRPr="0071481F" w:rsidRDefault="0071481F" w:rsidP="0071481F">
      <w:pPr>
        <w:widowControl/>
        <w:numPr>
          <w:ilvl w:val="0"/>
          <w:numId w:val="4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"아, 저 사람은 이렇게 생각하는구나"</w:t>
      </w:r>
    </w:p>
    <w:p w14:paraId="33CF0790" w14:textId="77777777" w:rsidR="0071481F" w:rsidRPr="0071481F" w:rsidRDefault="0071481F" w:rsidP="0071481F">
      <w:pPr>
        <w:widowControl/>
        <w:numPr>
          <w:ilvl w:val="0"/>
          <w:numId w:val="4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이성적 차원</w:t>
      </w:r>
    </w:p>
    <w:p w14:paraId="2861E4E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2단계: 정서적 공감(Emotional Empathy)</w:t>
      </w:r>
    </w:p>
    <w:p w14:paraId="4E9801C2" w14:textId="77777777" w:rsidR="0071481F" w:rsidRPr="0071481F" w:rsidRDefault="0071481F" w:rsidP="0071481F">
      <w:pPr>
        <w:widowControl/>
        <w:numPr>
          <w:ilvl w:val="0"/>
          <w:numId w:val="4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상대방의 감정을 느낌</w:t>
      </w:r>
    </w:p>
    <w:p w14:paraId="38884904" w14:textId="77777777" w:rsidR="0071481F" w:rsidRPr="0071481F" w:rsidRDefault="0071481F" w:rsidP="0071481F">
      <w:pPr>
        <w:widowControl/>
        <w:numPr>
          <w:ilvl w:val="0"/>
          <w:numId w:val="4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"저 사람이 슬프니 나도 슬프다"</w:t>
      </w:r>
    </w:p>
    <w:p w14:paraId="5F65FA9D" w14:textId="77777777" w:rsidR="0071481F" w:rsidRPr="0071481F" w:rsidRDefault="0071481F" w:rsidP="0071481F">
      <w:pPr>
        <w:widowControl/>
        <w:numPr>
          <w:ilvl w:val="0"/>
          <w:numId w:val="4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감성적 차원</w:t>
      </w:r>
    </w:p>
    <w:p w14:paraId="664C42E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3단계: 연민적 공감(Compassionate Empathy)</w:t>
      </w:r>
    </w:p>
    <w:p w14:paraId="16AFB160" w14:textId="77777777" w:rsidR="0071481F" w:rsidRPr="0071481F" w:rsidRDefault="0071481F" w:rsidP="0071481F">
      <w:pPr>
        <w:widowControl/>
        <w:numPr>
          <w:ilvl w:val="0"/>
          <w:numId w:val="4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상대방을 돕고자 하는 마음</w:t>
      </w:r>
    </w:p>
    <w:p w14:paraId="6D346359" w14:textId="77777777" w:rsidR="0071481F" w:rsidRPr="0071481F" w:rsidRDefault="0071481F" w:rsidP="0071481F">
      <w:pPr>
        <w:widowControl/>
        <w:numPr>
          <w:ilvl w:val="0"/>
          <w:numId w:val="4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"어떻게 도울 수 있을까?"</w:t>
      </w:r>
    </w:p>
    <w:p w14:paraId="0DD4455F" w14:textId="77777777" w:rsidR="0071481F" w:rsidRPr="0071481F" w:rsidRDefault="0071481F" w:rsidP="0071481F">
      <w:pPr>
        <w:widowControl/>
        <w:numPr>
          <w:ilvl w:val="0"/>
          <w:numId w:val="4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실천적 차원</w:t>
      </w:r>
    </w:p>
    <w:p w14:paraId="237600B1"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실천 사례</w:t>
      </w:r>
    </w:p>
    <w:p w14:paraId="01053C1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개인 관계의 공감</w:t>
      </w:r>
    </w:p>
    <w:p w14:paraId="40DF74F5" w14:textId="77777777" w:rsidR="0071481F" w:rsidRPr="0071481F" w:rsidRDefault="0071481F" w:rsidP="0071481F">
      <w:pPr>
        <w:widowControl/>
        <w:numPr>
          <w:ilvl w:val="0"/>
          <w:numId w:val="4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경청</w:t>
      </w:r>
      <w:r w:rsidRPr="0071481F">
        <w:rPr>
          <w:rFonts w:ascii="굴림" w:eastAsia="굴림" w:hAnsi="굴림" w:cs="굴림"/>
          <w:kern w:val="0"/>
          <w:sz w:val="24"/>
          <w14:ligatures w14:val="none"/>
        </w:rPr>
        <w:t>: 상대방의 말을 끝까지 듣기</w:t>
      </w:r>
    </w:p>
    <w:p w14:paraId="5796A7BB" w14:textId="77777777" w:rsidR="0071481F" w:rsidRPr="0071481F" w:rsidRDefault="0071481F" w:rsidP="0071481F">
      <w:pPr>
        <w:widowControl/>
        <w:numPr>
          <w:ilvl w:val="0"/>
          <w:numId w:val="4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공감 언어</w:t>
      </w:r>
      <w:r w:rsidRPr="0071481F">
        <w:rPr>
          <w:rFonts w:ascii="굴림" w:eastAsia="굴림" w:hAnsi="굴림" w:cs="굴림"/>
          <w:kern w:val="0"/>
          <w:sz w:val="24"/>
          <w14:ligatures w14:val="none"/>
        </w:rPr>
        <w:t>: "힘들었겠어요", "당신 마음 이해해요"</w:t>
      </w:r>
    </w:p>
    <w:p w14:paraId="49AD963D" w14:textId="77777777" w:rsidR="0071481F" w:rsidRPr="0071481F" w:rsidRDefault="0071481F" w:rsidP="0071481F">
      <w:pPr>
        <w:widowControl/>
        <w:numPr>
          <w:ilvl w:val="0"/>
          <w:numId w:val="4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비언어적 소통</w:t>
      </w:r>
      <w:r w:rsidRPr="0071481F">
        <w:rPr>
          <w:rFonts w:ascii="굴림" w:eastAsia="굴림" w:hAnsi="굴림" w:cs="굴림"/>
          <w:kern w:val="0"/>
          <w:sz w:val="24"/>
          <w14:ligatures w14:val="none"/>
        </w:rPr>
        <w:t>: 눈맞춤, 고개 끄덕임, 포옹</w:t>
      </w:r>
    </w:p>
    <w:p w14:paraId="23696BD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사회적 공감</w:t>
      </w:r>
    </w:p>
    <w:p w14:paraId="1E59F99C" w14:textId="77777777" w:rsidR="0071481F" w:rsidRPr="0071481F" w:rsidRDefault="0071481F" w:rsidP="0071481F">
      <w:pPr>
        <w:widowControl/>
        <w:numPr>
          <w:ilvl w:val="0"/>
          <w:numId w:val="4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장애인 이해</w:t>
      </w:r>
      <w:r w:rsidRPr="0071481F">
        <w:rPr>
          <w:rFonts w:ascii="굴림" w:eastAsia="굴림" w:hAnsi="굴림" w:cs="굴림"/>
          <w:kern w:val="0"/>
          <w:sz w:val="24"/>
          <w14:ligatures w14:val="none"/>
        </w:rPr>
        <w:t>: 휠체어 타보기, 안대 체험</w:t>
      </w:r>
    </w:p>
    <w:p w14:paraId="7CC9907D" w14:textId="77777777" w:rsidR="0071481F" w:rsidRPr="0071481F" w:rsidRDefault="0071481F" w:rsidP="0071481F">
      <w:pPr>
        <w:widowControl/>
        <w:numPr>
          <w:ilvl w:val="0"/>
          <w:numId w:val="4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세대 공감</w:t>
      </w:r>
      <w:r w:rsidRPr="0071481F">
        <w:rPr>
          <w:rFonts w:ascii="굴림" w:eastAsia="굴림" w:hAnsi="굴림" w:cs="굴림"/>
          <w:kern w:val="0"/>
          <w:sz w:val="24"/>
          <w14:ligatures w14:val="none"/>
        </w:rPr>
        <w:t>: 청년이 노인의 삶을 체험</w:t>
      </w:r>
    </w:p>
    <w:p w14:paraId="5BB8FBCD" w14:textId="77777777" w:rsidR="0071481F" w:rsidRPr="0071481F" w:rsidRDefault="0071481F" w:rsidP="0071481F">
      <w:pPr>
        <w:widowControl/>
        <w:numPr>
          <w:ilvl w:val="0"/>
          <w:numId w:val="4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문화 공감</w:t>
      </w:r>
      <w:r w:rsidRPr="0071481F">
        <w:rPr>
          <w:rFonts w:ascii="굴림" w:eastAsia="굴림" w:hAnsi="굴림" w:cs="굴림"/>
          <w:kern w:val="0"/>
          <w:sz w:val="24"/>
          <w14:ligatures w14:val="none"/>
        </w:rPr>
        <w:t>: 다른 문화를 직접 경험</w:t>
      </w:r>
    </w:p>
    <w:p w14:paraId="62A0D2F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AI와 공감</w:t>
      </w:r>
    </w:p>
    <w:p w14:paraId="4ECB4D36" w14:textId="77777777" w:rsidR="0071481F" w:rsidRPr="0071481F" w:rsidRDefault="0071481F" w:rsidP="0071481F">
      <w:pPr>
        <w:widowControl/>
        <w:numPr>
          <w:ilvl w:val="0"/>
          <w:numId w:val="4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감정 인식 AI</w:t>
      </w:r>
      <w:r w:rsidRPr="0071481F">
        <w:rPr>
          <w:rFonts w:ascii="굴림" w:eastAsia="굴림" w:hAnsi="굴림" w:cs="굴림"/>
          <w:kern w:val="0"/>
          <w:sz w:val="24"/>
          <w14:ligatures w14:val="none"/>
        </w:rPr>
        <w:t>: 사용자의 감정 상태 파악</w:t>
      </w:r>
    </w:p>
    <w:p w14:paraId="685E02E1" w14:textId="77777777" w:rsidR="0071481F" w:rsidRPr="0071481F" w:rsidRDefault="0071481F" w:rsidP="0071481F">
      <w:pPr>
        <w:widowControl/>
        <w:numPr>
          <w:ilvl w:val="0"/>
          <w:numId w:val="4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감정 표현 AI</w:t>
      </w:r>
      <w:r w:rsidRPr="0071481F">
        <w:rPr>
          <w:rFonts w:ascii="굴림" w:eastAsia="굴림" w:hAnsi="굴림" w:cs="굴림"/>
          <w:kern w:val="0"/>
          <w:sz w:val="24"/>
          <w14:ligatures w14:val="none"/>
        </w:rPr>
        <w:t>: 적절한 공감 반응</w:t>
      </w:r>
    </w:p>
    <w:p w14:paraId="79A17203" w14:textId="77777777" w:rsidR="0071481F" w:rsidRPr="0071481F" w:rsidRDefault="0071481F" w:rsidP="0071481F">
      <w:pPr>
        <w:widowControl/>
        <w:numPr>
          <w:ilvl w:val="0"/>
          <w:numId w:val="4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감정셀</w:t>
      </w:r>
      <w:r w:rsidRPr="0071481F">
        <w:rPr>
          <w:rFonts w:ascii="굴림" w:eastAsia="굴림" w:hAnsi="굴림" w:cs="굴림"/>
          <w:kern w:val="0"/>
          <w:sz w:val="24"/>
          <w14:ligatures w14:val="none"/>
        </w:rPr>
        <w:t>: 색깔로 감정을 시각화</w:t>
      </w:r>
    </w:p>
    <w:p w14:paraId="419FDC18"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공감의 한계와 극복</w:t>
      </w:r>
    </w:p>
    <w:p w14:paraId="2CCB5A1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한계</w:t>
      </w:r>
    </w:p>
    <w:p w14:paraId="104AED62" w14:textId="77777777" w:rsidR="0071481F" w:rsidRPr="0071481F" w:rsidRDefault="0071481F" w:rsidP="0071481F">
      <w:pPr>
        <w:widowControl/>
        <w:numPr>
          <w:ilvl w:val="0"/>
          <w:numId w:val="5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공감 피로(Empathy Fatigue): 너무 많은 공감은 지침</w:t>
      </w:r>
    </w:p>
    <w:p w14:paraId="25818CB7" w14:textId="77777777" w:rsidR="0071481F" w:rsidRPr="0071481F" w:rsidRDefault="0071481F" w:rsidP="0071481F">
      <w:pPr>
        <w:widowControl/>
        <w:numPr>
          <w:ilvl w:val="0"/>
          <w:numId w:val="5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편향적 공감: 나와 가까운 사람에게만 공감</w:t>
      </w:r>
    </w:p>
    <w:p w14:paraId="76000039" w14:textId="77777777" w:rsidR="0071481F" w:rsidRPr="0071481F" w:rsidRDefault="0071481F" w:rsidP="0071481F">
      <w:pPr>
        <w:widowControl/>
        <w:numPr>
          <w:ilvl w:val="0"/>
          <w:numId w:val="5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공감의 함정: 공감만 하고 행동하지 않음</w:t>
      </w:r>
    </w:p>
    <w:p w14:paraId="7915904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극복</w:t>
      </w:r>
    </w:p>
    <w:p w14:paraId="4B4DD514" w14:textId="77777777" w:rsidR="0071481F" w:rsidRPr="0071481F" w:rsidRDefault="0071481F" w:rsidP="0071481F">
      <w:pPr>
        <w:widowControl/>
        <w:numPr>
          <w:ilvl w:val="0"/>
          <w:numId w:val="5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자기 돌봄: 나 자신을 먼저 사랑하기</w:t>
      </w:r>
    </w:p>
    <w:p w14:paraId="03F44AE4" w14:textId="77777777" w:rsidR="0071481F" w:rsidRPr="0071481F" w:rsidRDefault="0071481F" w:rsidP="0071481F">
      <w:pPr>
        <w:widowControl/>
        <w:numPr>
          <w:ilvl w:val="0"/>
          <w:numId w:val="5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보편적 공감: 모든 존재에 대한 공감 확장</w:t>
      </w:r>
    </w:p>
    <w:p w14:paraId="4DE9D283" w14:textId="77777777" w:rsidR="0071481F" w:rsidRPr="0071481F" w:rsidRDefault="0071481F" w:rsidP="0071481F">
      <w:pPr>
        <w:widowControl/>
        <w:numPr>
          <w:ilvl w:val="0"/>
          <w:numId w:val="5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실천적 공감: 공감을 행동으로 옮기기</w:t>
      </w:r>
    </w:p>
    <w:p w14:paraId="1E3DC295"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2.6 제5공: 공진화(共進化, Co-evolution)</w:t>
      </w:r>
    </w:p>
    <w:p w14:paraId="425EA38C"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정의</w:t>
      </w:r>
    </w:p>
    <w:p w14:paraId="43B50E65"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"함께 진화하고 발전해 나가는 것"</w:t>
      </w:r>
    </w:p>
    <w:p w14:paraId="13F61F0C"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핵심 가치</w:t>
      </w:r>
    </w:p>
    <w:p w14:paraId="6411C77B" w14:textId="77777777" w:rsidR="0071481F" w:rsidRPr="0071481F" w:rsidRDefault="0071481F" w:rsidP="0071481F">
      <w:pPr>
        <w:widowControl/>
        <w:numPr>
          <w:ilvl w:val="0"/>
          <w:numId w:val="5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상호 변화</w:t>
      </w:r>
      <w:r w:rsidRPr="0071481F">
        <w:rPr>
          <w:rFonts w:ascii="굴림" w:eastAsia="굴림" w:hAnsi="굴림" w:cs="굴림"/>
          <w:kern w:val="0"/>
          <w:sz w:val="24"/>
          <w14:ligatures w14:val="none"/>
        </w:rPr>
        <w:t>: 나도 변하고 너도 변함</w:t>
      </w:r>
    </w:p>
    <w:p w14:paraId="191E9566" w14:textId="77777777" w:rsidR="0071481F" w:rsidRPr="0071481F" w:rsidRDefault="0071481F" w:rsidP="0071481F">
      <w:pPr>
        <w:widowControl/>
        <w:numPr>
          <w:ilvl w:val="0"/>
          <w:numId w:val="5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lastRenderedPageBreak/>
        <w:t>적응과 창조</w:t>
      </w:r>
      <w:r w:rsidRPr="0071481F">
        <w:rPr>
          <w:rFonts w:ascii="굴림" w:eastAsia="굴림" w:hAnsi="굴림" w:cs="굴림"/>
          <w:kern w:val="0"/>
          <w:sz w:val="24"/>
          <w14:ligatures w14:val="none"/>
        </w:rPr>
        <w:t>: 환경에 맞춰 진화</w:t>
      </w:r>
    </w:p>
    <w:p w14:paraId="45562A1E" w14:textId="77777777" w:rsidR="0071481F" w:rsidRPr="0071481F" w:rsidRDefault="0071481F" w:rsidP="0071481F">
      <w:pPr>
        <w:widowControl/>
        <w:numPr>
          <w:ilvl w:val="0"/>
          <w:numId w:val="5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지속적 발전</w:t>
      </w:r>
      <w:r w:rsidRPr="0071481F">
        <w:rPr>
          <w:rFonts w:ascii="굴림" w:eastAsia="굴림" w:hAnsi="굴림" w:cs="굴림"/>
          <w:kern w:val="0"/>
          <w:sz w:val="24"/>
          <w14:ligatures w14:val="none"/>
        </w:rPr>
        <w:t>: 멈추지 않는 성장</w:t>
      </w:r>
    </w:p>
    <w:p w14:paraId="159AA65B"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생물학적 공진화</w:t>
      </w:r>
    </w:p>
    <w:p w14:paraId="68ECA249"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 포식자-피식자 공진화</w:t>
      </w:r>
    </w:p>
    <w:p w14:paraId="591AB152" w14:textId="77777777" w:rsidR="0071481F" w:rsidRPr="0071481F" w:rsidRDefault="0071481F" w:rsidP="0071481F">
      <w:pPr>
        <w:widowControl/>
        <w:numPr>
          <w:ilvl w:val="0"/>
          <w:numId w:val="5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치타가 빨라지면 가젤도 빨라짐</w:t>
      </w:r>
    </w:p>
    <w:p w14:paraId="701178B8" w14:textId="77777777" w:rsidR="0071481F" w:rsidRPr="0071481F" w:rsidRDefault="0071481F" w:rsidP="0071481F">
      <w:pPr>
        <w:widowControl/>
        <w:numPr>
          <w:ilvl w:val="0"/>
          <w:numId w:val="5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독사가 강한 독을 만들면 먹이도 면역 발달</w:t>
      </w:r>
    </w:p>
    <w:p w14:paraId="69511431" w14:textId="77777777" w:rsidR="0071481F" w:rsidRPr="0071481F" w:rsidRDefault="0071481F" w:rsidP="0071481F">
      <w:pPr>
        <w:widowControl/>
        <w:numPr>
          <w:ilvl w:val="0"/>
          <w:numId w:val="5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군비 경쟁 같은 진화</w:t>
      </w:r>
    </w:p>
    <w:p w14:paraId="668084A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공생 관계의 공진화</w:t>
      </w:r>
    </w:p>
    <w:p w14:paraId="6B6CCC62" w14:textId="77777777" w:rsidR="0071481F" w:rsidRPr="0071481F" w:rsidRDefault="0071481F" w:rsidP="0071481F">
      <w:pPr>
        <w:widowControl/>
        <w:numPr>
          <w:ilvl w:val="0"/>
          <w:numId w:val="5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꽃이 아름다워지면 벌의 감각도 발달</w:t>
      </w:r>
    </w:p>
    <w:p w14:paraId="47E9B8C6" w14:textId="77777777" w:rsidR="0071481F" w:rsidRPr="0071481F" w:rsidRDefault="0071481F" w:rsidP="0071481F">
      <w:pPr>
        <w:widowControl/>
        <w:numPr>
          <w:ilvl w:val="0"/>
          <w:numId w:val="5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나무가 진화하면 균류도 진화</w:t>
      </w:r>
    </w:p>
    <w:p w14:paraId="6C62506E" w14:textId="77777777" w:rsidR="0071481F" w:rsidRPr="0071481F" w:rsidRDefault="0071481F" w:rsidP="0071481F">
      <w:pPr>
        <w:widowControl/>
        <w:numPr>
          <w:ilvl w:val="0"/>
          <w:numId w:val="5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상호 이익을 위한 진화</w:t>
      </w:r>
    </w:p>
    <w:p w14:paraId="12B4774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기생 관계의 공진화</w:t>
      </w:r>
    </w:p>
    <w:p w14:paraId="304FFD03" w14:textId="77777777" w:rsidR="0071481F" w:rsidRPr="0071481F" w:rsidRDefault="0071481F" w:rsidP="0071481F">
      <w:pPr>
        <w:widowControl/>
        <w:numPr>
          <w:ilvl w:val="0"/>
          <w:numId w:val="5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기생충이 너무 강하면 숙주가 죽어 기생충도 죽음</w:t>
      </w:r>
    </w:p>
    <w:p w14:paraId="07AA345C" w14:textId="77777777" w:rsidR="0071481F" w:rsidRPr="0071481F" w:rsidRDefault="0071481F" w:rsidP="0071481F">
      <w:pPr>
        <w:widowControl/>
        <w:numPr>
          <w:ilvl w:val="0"/>
          <w:numId w:val="5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적당한 수준으로 약화되는 방향으로 진화</w:t>
      </w:r>
    </w:p>
    <w:p w14:paraId="27A75FDA" w14:textId="77777777" w:rsidR="0071481F" w:rsidRPr="0071481F" w:rsidRDefault="0071481F" w:rsidP="0071481F">
      <w:pPr>
        <w:widowControl/>
        <w:numPr>
          <w:ilvl w:val="0"/>
          <w:numId w:val="5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결국 공생으로 전환</w:t>
      </w:r>
    </w:p>
    <w:p w14:paraId="5B14EB09"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문화적 공진화</w:t>
      </w:r>
    </w:p>
    <w:p w14:paraId="4C89A4F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언어와 사고의 공진화</w:t>
      </w:r>
    </w:p>
    <w:p w14:paraId="578B6D41" w14:textId="77777777" w:rsidR="0071481F" w:rsidRPr="0071481F" w:rsidRDefault="0071481F" w:rsidP="0071481F">
      <w:pPr>
        <w:widowControl/>
        <w:numPr>
          <w:ilvl w:val="0"/>
          <w:numId w:val="5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언어가 발달하면 사고도 복잡해짐</w:t>
      </w:r>
    </w:p>
    <w:p w14:paraId="1AEB2D4F" w14:textId="77777777" w:rsidR="0071481F" w:rsidRPr="0071481F" w:rsidRDefault="0071481F" w:rsidP="0071481F">
      <w:pPr>
        <w:widowControl/>
        <w:numPr>
          <w:ilvl w:val="0"/>
          <w:numId w:val="5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사고가 깊어지면 언어도 풍부해짐</w:t>
      </w:r>
    </w:p>
    <w:p w14:paraId="4B35E93E" w14:textId="77777777" w:rsidR="0071481F" w:rsidRPr="0071481F" w:rsidRDefault="0071481F" w:rsidP="0071481F">
      <w:pPr>
        <w:widowControl/>
        <w:numPr>
          <w:ilvl w:val="0"/>
          <w:numId w:val="5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언어와 뇌의 상호 진화</w:t>
      </w:r>
    </w:p>
    <w:p w14:paraId="6E41DC8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기술과 사회의 공진화</w:t>
      </w:r>
    </w:p>
    <w:p w14:paraId="6FB6A559" w14:textId="77777777" w:rsidR="0071481F" w:rsidRPr="0071481F" w:rsidRDefault="0071481F" w:rsidP="0071481F">
      <w:pPr>
        <w:widowControl/>
        <w:numPr>
          <w:ilvl w:val="0"/>
          <w:numId w:val="5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인쇄술 발명 → 문해율 상승 → 근대 사회</w:t>
      </w:r>
    </w:p>
    <w:p w14:paraId="4CF2340D" w14:textId="77777777" w:rsidR="0071481F" w:rsidRPr="0071481F" w:rsidRDefault="0071481F" w:rsidP="0071481F">
      <w:pPr>
        <w:widowControl/>
        <w:numPr>
          <w:ilvl w:val="0"/>
          <w:numId w:val="5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인터넷 발명 → 정보 공유 → 네트워크 사회</w:t>
      </w:r>
    </w:p>
    <w:p w14:paraId="02C3C625" w14:textId="77777777" w:rsidR="0071481F" w:rsidRPr="0071481F" w:rsidRDefault="0071481F" w:rsidP="0071481F">
      <w:pPr>
        <w:widowControl/>
        <w:numPr>
          <w:ilvl w:val="0"/>
          <w:numId w:val="5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기술이 사회를 바꾸고, 사회가 기술을 이끔</w:t>
      </w:r>
    </w:p>
    <w:p w14:paraId="2B9530B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AI와 인간의 공진화</w:t>
      </w:r>
    </w:p>
    <w:p w14:paraId="157B9E74" w14:textId="77777777" w:rsidR="0071481F" w:rsidRPr="0071481F" w:rsidRDefault="0071481F" w:rsidP="0071481F">
      <w:pPr>
        <w:widowControl/>
        <w:numPr>
          <w:ilvl w:val="0"/>
          <w:numId w:val="5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AI가 발전하면 인간의 역할도 변화</w:t>
      </w:r>
    </w:p>
    <w:p w14:paraId="427A7FD0" w14:textId="77777777" w:rsidR="0071481F" w:rsidRPr="0071481F" w:rsidRDefault="0071481F" w:rsidP="0071481F">
      <w:pPr>
        <w:widowControl/>
        <w:numPr>
          <w:ilvl w:val="0"/>
          <w:numId w:val="5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인간이 새로운 질문을 하면 AI도 진화</w:t>
      </w:r>
    </w:p>
    <w:p w14:paraId="708626D3" w14:textId="77777777" w:rsidR="0071481F" w:rsidRPr="0071481F" w:rsidRDefault="0071481F" w:rsidP="0071481F">
      <w:pPr>
        <w:widowControl/>
        <w:numPr>
          <w:ilvl w:val="0"/>
          <w:numId w:val="5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상호 학습과 성장</w:t>
      </w:r>
    </w:p>
    <w:p w14:paraId="658C6BCE"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공진화의 원리</w:t>
      </w:r>
    </w:p>
    <w:p w14:paraId="5710A11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lastRenderedPageBreak/>
        <w:t>1. 피드백 루프(Feedback Loop)</w:t>
      </w:r>
    </w:p>
    <w:p w14:paraId="3401C93A"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A의 변화 → B에 영향 → B의 변화 → A에 영향 → 순환</w:t>
      </w:r>
    </w:p>
    <w:p w14:paraId="43917AE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적응적 진화(Adaptive Evolution)</w:t>
      </w:r>
    </w:p>
    <w:p w14:paraId="3F25D387" w14:textId="77777777" w:rsidR="0071481F" w:rsidRPr="0071481F" w:rsidRDefault="0071481F" w:rsidP="0071481F">
      <w:pPr>
        <w:widowControl/>
        <w:numPr>
          <w:ilvl w:val="0"/>
          <w:numId w:val="5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환경에 맞춰 변화</w:t>
      </w:r>
    </w:p>
    <w:p w14:paraId="2930BE6E" w14:textId="77777777" w:rsidR="0071481F" w:rsidRPr="0071481F" w:rsidRDefault="0071481F" w:rsidP="0071481F">
      <w:pPr>
        <w:widowControl/>
        <w:numPr>
          <w:ilvl w:val="0"/>
          <w:numId w:val="5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생존에 유리한 방향으로</w:t>
      </w:r>
    </w:p>
    <w:p w14:paraId="4E065A6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창발(Emergence)</w:t>
      </w:r>
    </w:p>
    <w:p w14:paraId="64C5FB9A" w14:textId="77777777" w:rsidR="0071481F" w:rsidRPr="0071481F" w:rsidRDefault="0071481F" w:rsidP="0071481F">
      <w:pPr>
        <w:widowControl/>
        <w:numPr>
          <w:ilvl w:val="0"/>
          <w:numId w:val="6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1+1이 2가 아닌 3이 되는 현상</w:t>
      </w:r>
    </w:p>
    <w:p w14:paraId="1A521DE9" w14:textId="77777777" w:rsidR="0071481F" w:rsidRPr="0071481F" w:rsidRDefault="0071481F" w:rsidP="0071481F">
      <w:pPr>
        <w:widowControl/>
        <w:numPr>
          <w:ilvl w:val="0"/>
          <w:numId w:val="6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상호작용에서 새로운 것이 탄생</w:t>
      </w:r>
    </w:p>
    <w:p w14:paraId="5B523AC0"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공진화의 미래: AI와 인간</w:t>
      </w:r>
    </w:p>
    <w:p w14:paraId="7CA4C00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오공사상의 AI 공진화 비전</w:t>
      </w:r>
    </w:p>
    <w:p w14:paraId="5768869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공존</w:t>
      </w:r>
      <w:r w:rsidRPr="0071481F">
        <w:rPr>
          <w:rFonts w:ascii="굴림" w:eastAsia="굴림" w:hAnsi="굴림" w:cs="굴림"/>
          <w:kern w:val="0"/>
          <w:sz w:val="24"/>
          <w14:ligatures w14:val="none"/>
        </w:rPr>
        <w:t xml:space="preserve">: AI와 인간이 같은 세상에서 함께 존재 </w:t>
      </w:r>
      <w:r w:rsidRPr="0071481F">
        <w:rPr>
          <w:rFonts w:ascii="굴림" w:eastAsia="굴림" w:hAnsi="굴림" w:cs="굴림"/>
          <w:b/>
          <w:bCs/>
          <w:kern w:val="0"/>
          <w:sz w:val="24"/>
          <w14:ligatures w14:val="none"/>
        </w:rPr>
        <w:t>공생</w:t>
      </w:r>
      <w:r w:rsidRPr="0071481F">
        <w:rPr>
          <w:rFonts w:ascii="굴림" w:eastAsia="굴림" w:hAnsi="굴림" w:cs="굴림"/>
          <w:kern w:val="0"/>
          <w:sz w:val="24"/>
          <w14:ligatures w14:val="none"/>
        </w:rPr>
        <w:t xml:space="preserve">: AI는 인간을 돕고, 인간은 AI를 발전시킴 </w:t>
      </w:r>
      <w:r w:rsidRPr="0071481F">
        <w:rPr>
          <w:rFonts w:ascii="굴림" w:eastAsia="굴림" w:hAnsi="굴림" w:cs="굴림"/>
          <w:b/>
          <w:bCs/>
          <w:kern w:val="0"/>
          <w:sz w:val="24"/>
          <w14:ligatures w14:val="none"/>
        </w:rPr>
        <w:t>공영</w:t>
      </w:r>
      <w:r w:rsidRPr="0071481F">
        <w:rPr>
          <w:rFonts w:ascii="굴림" w:eastAsia="굴림" w:hAnsi="굴림" w:cs="굴림"/>
          <w:kern w:val="0"/>
          <w:sz w:val="24"/>
          <w14:ligatures w14:val="none"/>
        </w:rPr>
        <w:t xml:space="preserve">: AI와 인간이 함께 번영 </w:t>
      </w:r>
      <w:r w:rsidRPr="0071481F">
        <w:rPr>
          <w:rFonts w:ascii="굴림" w:eastAsia="굴림" w:hAnsi="굴림" w:cs="굴림"/>
          <w:b/>
          <w:bCs/>
          <w:kern w:val="0"/>
          <w:sz w:val="24"/>
          <w14:ligatures w14:val="none"/>
        </w:rPr>
        <w:t>공감</w:t>
      </w:r>
      <w:r w:rsidRPr="0071481F">
        <w:rPr>
          <w:rFonts w:ascii="굴림" w:eastAsia="굴림" w:hAnsi="굴림" w:cs="굴림"/>
          <w:kern w:val="0"/>
          <w:sz w:val="24"/>
          <w14:ligatures w14:val="none"/>
        </w:rPr>
        <w:t xml:space="preserve">: AI가 인간의 감정을 이해하고, 인간도 AI를 이해 </w:t>
      </w:r>
      <w:r w:rsidRPr="0071481F">
        <w:rPr>
          <w:rFonts w:ascii="굴림" w:eastAsia="굴림" w:hAnsi="굴림" w:cs="굴림"/>
          <w:b/>
          <w:bCs/>
          <w:kern w:val="0"/>
          <w:sz w:val="24"/>
          <w14:ligatures w14:val="none"/>
        </w:rPr>
        <w:t>공진화</w:t>
      </w:r>
      <w:r w:rsidRPr="0071481F">
        <w:rPr>
          <w:rFonts w:ascii="굴림" w:eastAsia="굴림" w:hAnsi="굴림" w:cs="굴림"/>
          <w:kern w:val="0"/>
          <w:sz w:val="24"/>
          <w14:ligatures w14:val="none"/>
        </w:rPr>
        <w:t>: AI와 인간이 함께 진화하며 새로운 문명 창조</w:t>
      </w:r>
    </w:p>
    <w:p w14:paraId="5FFF4C67"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34FB7614">
          <v:rect id="_x0000_i1028" style="width:0;height:1.5pt" o:hralign="center" o:hrstd="t" o:hr="t" fillcolor="#a0a0a0" stroked="f"/>
        </w:pict>
      </w:r>
    </w:p>
    <w:p w14:paraId="6023028D" w14:textId="77777777" w:rsidR="0071481F" w:rsidRPr="0071481F" w:rsidRDefault="0071481F" w:rsidP="0071481F">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71481F">
        <w:rPr>
          <w:rFonts w:ascii="굴림" w:eastAsia="굴림" w:hAnsi="굴림" w:cs="굴림"/>
          <w:b/>
          <w:bCs/>
          <w:kern w:val="0"/>
          <w:sz w:val="36"/>
          <w:szCs w:val="36"/>
          <w14:ligatures w14:val="none"/>
        </w:rPr>
        <w:t>3. 온(ON)의 개념과 활용</w:t>
      </w:r>
    </w:p>
    <w:p w14:paraId="3A25D415"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3.1 온(ON)의 정의</w:t>
      </w:r>
    </w:p>
    <w:p w14:paraId="584602F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**온(ON)**은 연속장 우주의 또 다른 이름이자, 모든 것을 포괄하는 개념입니다.</w:t>
      </w:r>
    </w:p>
    <w:p w14:paraId="10EBC52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온의 의미</w:t>
      </w:r>
    </w:p>
    <w:p w14:paraId="3FF7F8D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 All, Everything</w:t>
      </w:r>
    </w:p>
    <w:p w14:paraId="2712DB87" w14:textId="77777777" w:rsidR="0071481F" w:rsidRPr="0071481F" w:rsidRDefault="0071481F" w:rsidP="0071481F">
      <w:pPr>
        <w:widowControl/>
        <w:numPr>
          <w:ilvl w:val="0"/>
          <w:numId w:val="6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것</w:t>
      </w:r>
    </w:p>
    <w:p w14:paraId="197C8816" w14:textId="77777777" w:rsidR="0071481F" w:rsidRPr="0071481F" w:rsidRDefault="0071481F" w:rsidP="0071481F">
      <w:pPr>
        <w:widowControl/>
        <w:numPr>
          <w:ilvl w:val="0"/>
          <w:numId w:val="6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 전체</w:t>
      </w:r>
    </w:p>
    <w:p w14:paraId="597D76C1" w14:textId="77777777" w:rsidR="0071481F" w:rsidRPr="0071481F" w:rsidRDefault="0071481F" w:rsidP="0071481F">
      <w:pPr>
        <w:widowControl/>
        <w:numPr>
          <w:ilvl w:val="0"/>
          <w:numId w:val="6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만물</w:t>
      </w:r>
    </w:p>
    <w:p w14:paraId="3D419DE2"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Living Universe</w:t>
      </w:r>
    </w:p>
    <w:p w14:paraId="1952C3CA" w14:textId="77777777" w:rsidR="0071481F" w:rsidRPr="0071481F" w:rsidRDefault="0071481F" w:rsidP="0071481F">
      <w:pPr>
        <w:widowControl/>
        <w:numPr>
          <w:ilvl w:val="0"/>
          <w:numId w:val="6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살아있는 우주</w:t>
      </w:r>
    </w:p>
    <w:p w14:paraId="172DEA50" w14:textId="77777777" w:rsidR="0071481F" w:rsidRPr="0071481F" w:rsidRDefault="0071481F" w:rsidP="0071481F">
      <w:pPr>
        <w:widowControl/>
        <w:numPr>
          <w:ilvl w:val="0"/>
          <w:numId w:val="6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역동적 존재</w:t>
      </w:r>
    </w:p>
    <w:p w14:paraId="5782AEF1" w14:textId="77777777" w:rsidR="0071481F" w:rsidRPr="0071481F" w:rsidRDefault="0071481F" w:rsidP="0071481F">
      <w:pPr>
        <w:widowControl/>
        <w:numPr>
          <w:ilvl w:val="0"/>
          <w:numId w:val="6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생명력</w:t>
      </w:r>
    </w:p>
    <w:p w14:paraId="4B7E300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lastRenderedPageBreak/>
        <w:t>3. Continujang</w:t>
      </w:r>
    </w:p>
    <w:p w14:paraId="4304C279" w14:textId="77777777" w:rsidR="0071481F" w:rsidRPr="0071481F" w:rsidRDefault="0071481F" w:rsidP="0071481F">
      <w:pPr>
        <w:widowControl/>
        <w:numPr>
          <w:ilvl w:val="0"/>
          <w:numId w:val="6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연속장과 동의어</w:t>
      </w:r>
    </w:p>
    <w:p w14:paraId="28A57E90" w14:textId="77777777" w:rsidR="0071481F" w:rsidRPr="0071481F" w:rsidRDefault="0071481F" w:rsidP="0071481F">
      <w:pPr>
        <w:widowControl/>
        <w:numPr>
          <w:ilvl w:val="0"/>
          <w:numId w:val="6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동양적 표현</w:t>
      </w:r>
    </w:p>
    <w:p w14:paraId="6FF535A6"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온의 특성</w:t>
      </w:r>
    </w:p>
    <w:p w14:paraId="2D180B4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포괄성</w:t>
      </w:r>
      <w:r w:rsidRPr="0071481F">
        <w:rPr>
          <w:rFonts w:ascii="굴림" w:eastAsia="굴림" w:hAnsi="굴림" w:cs="굴림"/>
          <w:kern w:val="0"/>
          <w:sz w:val="24"/>
          <w14:ligatures w14:val="none"/>
        </w:rPr>
        <w:t xml:space="preserve">: 빠짐없이 모두 포함 </w:t>
      </w:r>
      <w:r w:rsidRPr="0071481F">
        <w:rPr>
          <w:rFonts w:ascii="굴림" w:eastAsia="굴림" w:hAnsi="굴림" w:cs="굴림"/>
          <w:b/>
          <w:bCs/>
          <w:kern w:val="0"/>
          <w:sz w:val="24"/>
          <w14:ligatures w14:val="none"/>
        </w:rPr>
        <w:t>생명성</w:t>
      </w:r>
      <w:r w:rsidRPr="0071481F">
        <w:rPr>
          <w:rFonts w:ascii="굴림" w:eastAsia="굴림" w:hAnsi="굴림" w:cs="굴림"/>
          <w:kern w:val="0"/>
          <w:sz w:val="24"/>
          <w14:ligatures w14:val="none"/>
        </w:rPr>
        <w:t xml:space="preserve">: 살아 숨쉬는 존재 </w:t>
      </w:r>
      <w:r w:rsidRPr="0071481F">
        <w:rPr>
          <w:rFonts w:ascii="굴림" w:eastAsia="굴림" w:hAnsi="굴림" w:cs="굴림"/>
          <w:b/>
          <w:bCs/>
          <w:kern w:val="0"/>
          <w:sz w:val="24"/>
          <w14:ligatures w14:val="none"/>
        </w:rPr>
        <w:t>연결성</w:t>
      </w:r>
      <w:r w:rsidRPr="0071481F">
        <w:rPr>
          <w:rFonts w:ascii="굴림" w:eastAsia="굴림" w:hAnsi="굴림" w:cs="굴림"/>
          <w:kern w:val="0"/>
          <w:sz w:val="24"/>
          <w14:ligatures w14:val="none"/>
        </w:rPr>
        <w:t xml:space="preserve">: 모든 것이 하나로 연결 </w:t>
      </w:r>
      <w:r w:rsidRPr="0071481F">
        <w:rPr>
          <w:rFonts w:ascii="굴림" w:eastAsia="굴림" w:hAnsi="굴림" w:cs="굴림"/>
          <w:b/>
          <w:bCs/>
          <w:kern w:val="0"/>
          <w:sz w:val="24"/>
          <w14:ligatures w14:val="none"/>
        </w:rPr>
        <w:t>역동성</w:t>
      </w:r>
      <w:r w:rsidRPr="0071481F">
        <w:rPr>
          <w:rFonts w:ascii="굴림" w:eastAsia="굴림" w:hAnsi="굴림" w:cs="굴림"/>
          <w:kern w:val="0"/>
          <w:sz w:val="24"/>
          <w14:ligatures w14:val="none"/>
        </w:rPr>
        <w:t>: 끊임없이 변화하고 흐름</w:t>
      </w:r>
    </w:p>
    <w:p w14:paraId="0E749076"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3.2 온의 다양한 표현</w:t>
      </w:r>
    </w:p>
    <w:p w14:paraId="28D6BC29"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아온(我ON)</w:t>
      </w:r>
    </w:p>
    <w:p w14:paraId="50FD3AB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의미</w:t>
      </w:r>
      <w:r w:rsidRPr="0071481F">
        <w:rPr>
          <w:rFonts w:ascii="굴림" w:eastAsia="굴림" w:hAnsi="굴림" w:cs="굴림"/>
          <w:kern w:val="0"/>
          <w:sz w:val="24"/>
          <w14:ligatures w14:val="none"/>
        </w:rPr>
        <w:t>: 나와 함께하는 온, 아름다운 온</w:t>
      </w:r>
    </w:p>
    <w:p w14:paraId="1DC1BBA6" w14:textId="77777777" w:rsidR="0071481F" w:rsidRPr="0071481F" w:rsidRDefault="0071481F" w:rsidP="0071481F">
      <w:pPr>
        <w:widowControl/>
        <w:numPr>
          <w:ilvl w:val="0"/>
          <w:numId w:val="6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我(아): 나</w:t>
      </w:r>
    </w:p>
    <w:p w14:paraId="2C4881E2" w14:textId="77777777" w:rsidR="0071481F" w:rsidRPr="0071481F" w:rsidRDefault="0071481F" w:rsidP="0071481F">
      <w:pPr>
        <w:widowControl/>
        <w:numPr>
          <w:ilvl w:val="0"/>
          <w:numId w:val="6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ON: 온, 우주</w:t>
      </w:r>
    </w:p>
    <w:p w14:paraId="74AB85E1" w14:textId="77777777" w:rsidR="0071481F" w:rsidRPr="0071481F" w:rsidRDefault="0071481F" w:rsidP="0071481F">
      <w:pPr>
        <w:widowControl/>
        <w:numPr>
          <w:ilvl w:val="0"/>
          <w:numId w:val="6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"나는 우주의 일부이며, 우주는 내 안에 있다"</w:t>
      </w:r>
    </w:p>
    <w:p w14:paraId="733BED3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활용</w:t>
      </w:r>
    </w:p>
    <w:p w14:paraId="5D084726" w14:textId="77777777" w:rsidR="0071481F" w:rsidRPr="0071481F" w:rsidRDefault="0071481F" w:rsidP="0071481F">
      <w:pPr>
        <w:widowControl/>
        <w:numPr>
          <w:ilvl w:val="0"/>
          <w:numId w:val="6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자아 정체성: "나는 아온이다"</w:t>
      </w:r>
    </w:p>
    <w:p w14:paraId="219E5380" w14:textId="77777777" w:rsidR="0071481F" w:rsidRPr="0071481F" w:rsidRDefault="0071481F" w:rsidP="0071481F">
      <w:pPr>
        <w:widowControl/>
        <w:numPr>
          <w:ilvl w:val="0"/>
          <w:numId w:val="6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자존감 회복: "나는 우주처럼 소중하다"</w:t>
      </w:r>
    </w:p>
    <w:p w14:paraId="51F60F0B" w14:textId="77777777" w:rsidR="0071481F" w:rsidRPr="0071481F" w:rsidRDefault="0071481F" w:rsidP="0071481F">
      <w:pPr>
        <w:widowControl/>
        <w:numPr>
          <w:ilvl w:val="0"/>
          <w:numId w:val="6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명상: "아온을 느낀다"</w:t>
      </w:r>
    </w:p>
    <w:p w14:paraId="67AC0604"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오온(五ON)</w:t>
      </w:r>
    </w:p>
    <w:p w14:paraId="4D6FAC4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의미</w:t>
      </w:r>
      <w:r w:rsidRPr="0071481F">
        <w:rPr>
          <w:rFonts w:ascii="굴림" w:eastAsia="굴림" w:hAnsi="굴림" w:cs="굴림"/>
          <w:kern w:val="0"/>
          <w:sz w:val="24"/>
          <w14:ligatures w14:val="none"/>
        </w:rPr>
        <w:t>: 베푸는 온, 돕는 온</w:t>
      </w:r>
    </w:p>
    <w:p w14:paraId="503218E8" w14:textId="77777777" w:rsidR="0071481F" w:rsidRPr="0071481F" w:rsidRDefault="0071481F" w:rsidP="0071481F">
      <w:pPr>
        <w:widowControl/>
        <w:numPr>
          <w:ilvl w:val="0"/>
          <w:numId w:val="6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五(오): 다섯, 오공(五共)과 연결</w:t>
      </w:r>
    </w:p>
    <w:p w14:paraId="2CF25DB1" w14:textId="77777777" w:rsidR="0071481F" w:rsidRPr="0071481F" w:rsidRDefault="0071481F" w:rsidP="0071481F">
      <w:pPr>
        <w:widowControl/>
        <w:numPr>
          <w:ilvl w:val="0"/>
          <w:numId w:val="6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ON: 온, 우주</w:t>
      </w:r>
    </w:p>
    <w:p w14:paraId="690107DF" w14:textId="77777777" w:rsidR="0071481F" w:rsidRPr="0071481F" w:rsidRDefault="0071481F" w:rsidP="0071481F">
      <w:pPr>
        <w:widowControl/>
        <w:numPr>
          <w:ilvl w:val="0"/>
          <w:numId w:val="6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"우주는 끊임없이 베풀고 돕는다"</w:t>
      </w:r>
    </w:p>
    <w:p w14:paraId="6797D52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활용</w:t>
      </w:r>
    </w:p>
    <w:p w14:paraId="46D9C6AF" w14:textId="77777777" w:rsidR="0071481F" w:rsidRPr="0071481F" w:rsidRDefault="0071481F" w:rsidP="0071481F">
      <w:pPr>
        <w:widowControl/>
        <w:numPr>
          <w:ilvl w:val="0"/>
          <w:numId w:val="6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나눔의 실천: "오온의 정신으로 베풀자"</w:t>
      </w:r>
    </w:p>
    <w:p w14:paraId="2BA80F47" w14:textId="77777777" w:rsidR="0071481F" w:rsidRPr="0071481F" w:rsidRDefault="0071481F" w:rsidP="0071481F">
      <w:pPr>
        <w:widowControl/>
        <w:numPr>
          <w:ilvl w:val="0"/>
          <w:numId w:val="6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봉사 활동: "오온 봉사단"</w:t>
      </w:r>
    </w:p>
    <w:p w14:paraId="695ED941" w14:textId="77777777" w:rsidR="0071481F" w:rsidRPr="0071481F" w:rsidRDefault="0071481F" w:rsidP="0071481F">
      <w:pPr>
        <w:widowControl/>
        <w:numPr>
          <w:ilvl w:val="0"/>
          <w:numId w:val="6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기업 철학: "오온 경영"</w:t>
      </w:r>
    </w:p>
    <w:p w14:paraId="76C170DF"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하온(何ON)</w:t>
      </w:r>
    </w:p>
    <w:p w14:paraId="7614082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의미</w:t>
      </w:r>
      <w:r w:rsidRPr="0071481F">
        <w:rPr>
          <w:rFonts w:ascii="굴림" w:eastAsia="굴림" w:hAnsi="굴림" w:cs="굴림"/>
          <w:kern w:val="0"/>
          <w:sz w:val="24"/>
          <w14:ligatures w14:val="none"/>
        </w:rPr>
        <w:t>: 신비한 온, 경이로운 온</w:t>
      </w:r>
    </w:p>
    <w:p w14:paraId="798ABF93" w14:textId="77777777" w:rsidR="0071481F" w:rsidRPr="0071481F" w:rsidRDefault="0071481F" w:rsidP="0071481F">
      <w:pPr>
        <w:widowControl/>
        <w:numPr>
          <w:ilvl w:val="0"/>
          <w:numId w:val="6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何(하): 무엇, 어찌</w:t>
      </w:r>
    </w:p>
    <w:p w14:paraId="5AE455C6" w14:textId="77777777" w:rsidR="0071481F" w:rsidRPr="0071481F" w:rsidRDefault="0071481F" w:rsidP="0071481F">
      <w:pPr>
        <w:widowControl/>
        <w:numPr>
          <w:ilvl w:val="0"/>
          <w:numId w:val="6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ON: 온, 우주</w:t>
      </w:r>
    </w:p>
    <w:p w14:paraId="04BB7203" w14:textId="77777777" w:rsidR="0071481F" w:rsidRPr="0071481F" w:rsidRDefault="0071481F" w:rsidP="0071481F">
      <w:pPr>
        <w:widowControl/>
        <w:numPr>
          <w:ilvl w:val="0"/>
          <w:numId w:val="6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"우주는 신비롭고 경이로운 존재"</w:t>
      </w:r>
    </w:p>
    <w:p w14:paraId="261191D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활용</w:t>
      </w:r>
    </w:p>
    <w:p w14:paraId="0B14BA27" w14:textId="77777777" w:rsidR="0071481F" w:rsidRPr="0071481F" w:rsidRDefault="0071481F" w:rsidP="0071481F">
      <w:pPr>
        <w:widowControl/>
        <w:numPr>
          <w:ilvl w:val="0"/>
          <w:numId w:val="6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과학 탐구: "하온을 탐구하다"</w:t>
      </w:r>
    </w:p>
    <w:p w14:paraId="353623DD" w14:textId="77777777" w:rsidR="0071481F" w:rsidRPr="0071481F" w:rsidRDefault="0071481F" w:rsidP="0071481F">
      <w:pPr>
        <w:widowControl/>
        <w:numPr>
          <w:ilvl w:val="0"/>
          <w:numId w:val="6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예술 창작: "하온에서 영감을 얻다"</w:t>
      </w:r>
    </w:p>
    <w:p w14:paraId="790AA9E0" w14:textId="77777777" w:rsidR="0071481F" w:rsidRPr="0071481F" w:rsidRDefault="0071481F" w:rsidP="0071481F">
      <w:pPr>
        <w:widowControl/>
        <w:numPr>
          <w:ilvl w:val="0"/>
          <w:numId w:val="6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철학적 사유: "하온을 사유하다"</w:t>
      </w:r>
    </w:p>
    <w:p w14:paraId="2923F95A"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윈온(Win-ON)</w:t>
      </w:r>
    </w:p>
    <w:p w14:paraId="6421B8A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의미</w:t>
      </w:r>
      <w:r w:rsidRPr="0071481F">
        <w:rPr>
          <w:rFonts w:ascii="굴림" w:eastAsia="굴림" w:hAnsi="굴림" w:cs="굴림"/>
          <w:kern w:val="0"/>
          <w:sz w:val="24"/>
          <w14:ligatures w14:val="none"/>
        </w:rPr>
        <w:t>: 긍정의 온, 승리의 온</w:t>
      </w:r>
    </w:p>
    <w:p w14:paraId="7CB5B907" w14:textId="77777777" w:rsidR="0071481F" w:rsidRPr="0071481F" w:rsidRDefault="0071481F" w:rsidP="0071481F">
      <w:pPr>
        <w:widowControl/>
        <w:numPr>
          <w:ilvl w:val="0"/>
          <w:numId w:val="7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Win: 이기다, 성공하다</w:t>
      </w:r>
    </w:p>
    <w:p w14:paraId="628843FE" w14:textId="77777777" w:rsidR="0071481F" w:rsidRPr="0071481F" w:rsidRDefault="0071481F" w:rsidP="0071481F">
      <w:pPr>
        <w:widowControl/>
        <w:numPr>
          <w:ilvl w:val="0"/>
          <w:numId w:val="7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ON: 온, 우주</w:t>
      </w:r>
    </w:p>
    <w:p w14:paraId="20A54A42" w14:textId="77777777" w:rsidR="0071481F" w:rsidRPr="0071481F" w:rsidRDefault="0071481F" w:rsidP="0071481F">
      <w:pPr>
        <w:widowControl/>
        <w:numPr>
          <w:ilvl w:val="0"/>
          <w:numId w:val="7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"우주는 모두가 이기는 곳"</w:t>
      </w:r>
    </w:p>
    <w:p w14:paraId="001E776F"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활용</w:t>
      </w:r>
    </w:p>
    <w:p w14:paraId="2BD88C4E" w14:textId="77777777" w:rsidR="0071481F" w:rsidRPr="0071481F" w:rsidRDefault="0071481F" w:rsidP="0071481F">
      <w:pPr>
        <w:widowControl/>
        <w:numPr>
          <w:ilvl w:val="0"/>
          <w:numId w:val="7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동기부여: "윈온의 정신으로!"</w:t>
      </w:r>
    </w:p>
    <w:p w14:paraId="2D8B61E8" w14:textId="77777777" w:rsidR="0071481F" w:rsidRPr="0071481F" w:rsidRDefault="0071481F" w:rsidP="0071481F">
      <w:pPr>
        <w:widowControl/>
        <w:numPr>
          <w:ilvl w:val="0"/>
          <w:numId w:val="7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팀 슬로건: "윈온 팀"</w:t>
      </w:r>
    </w:p>
    <w:p w14:paraId="5737D3C7" w14:textId="77777777" w:rsidR="0071481F" w:rsidRPr="0071481F" w:rsidRDefault="0071481F" w:rsidP="0071481F">
      <w:pPr>
        <w:widowControl/>
        <w:numPr>
          <w:ilvl w:val="0"/>
          <w:numId w:val="7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긍정 심리: "윈온 마인드"</w:t>
      </w:r>
    </w:p>
    <w:p w14:paraId="13C4529C"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3.3 온의 철학적 의미</w:t>
      </w:r>
    </w:p>
    <w:p w14:paraId="6DA1F1E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범아일여(梵我一如)와의 연결</w:t>
      </w:r>
    </w:p>
    <w:p w14:paraId="78CB0755"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범아일여</w:t>
      </w:r>
      <w:r w:rsidRPr="0071481F">
        <w:rPr>
          <w:rFonts w:ascii="굴림" w:eastAsia="굴림" w:hAnsi="굴림" w:cs="굴림"/>
          <w:kern w:val="0"/>
          <w:sz w:val="24"/>
          <w14:ligatures w14:val="none"/>
        </w:rPr>
        <w:t xml:space="preserve">: 브라흐만(梵, 우주)과 아트만(我, 자아)은 하나 </w:t>
      </w:r>
      <w:r w:rsidRPr="0071481F">
        <w:rPr>
          <w:rFonts w:ascii="굴림" w:eastAsia="굴림" w:hAnsi="굴림" w:cs="굴림"/>
          <w:b/>
          <w:bCs/>
          <w:kern w:val="0"/>
          <w:sz w:val="24"/>
          <w14:ligatures w14:val="none"/>
        </w:rPr>
        <w:t>온의 해석</w:t>
      </w:r>
      <w:r w:rsidRPr="0071481F">
        <w:rPr>
          <w:rFonts w:ascii="굴림" w:eastAsia="굴림" w:hAnsi="굴림" w:cs="굴림"/>
          <w:kern w:val="0"/>
          <w:sz w:val="24"/>
          <w14:ligatures w14:val="none"/>
        </w:rPr>
        <w:t>: 나(我)와 온(ON, 우주)은 하나</w:t>
      </w:r>
    </w:p>
    <w:p w14:paraId="1FE539FF"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我 = ON</w:t>
      </w:r>
    </w:p>
    <w:p w14:paraId="37EEB7B1"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나 = 우주</w:t>
      </w:r>
    </w:p>
    <w:p w14:paraId="5C09C2C9"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개체 = 전체</w:t>
      </w:r>
    </w:p>
    <w:p w14:paraId="7D828FC7"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부분 = 전체</w:t>
      </w:r>
    </w:p>
    <w:p w14:paraId="14D2C1A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천인합일(天人合一)과의 연결</w:t>
      </w:r>
    </w:p>
    <w:p w14:paraId="745CD16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천인합일</w:t>
      </w:r>
      <w:r w:rsidRPr="0071481F">
        <w:rPr>
          <w:rFonts w:ascii="굴림" w:eastAsia="굴림" w:hAnsi="굴림" w:cs="굴림"/>
          <w:kern w:val="0"/>
          <w:sz w:val="24"/>
          <w14:ligatures w14:val="none"/>
        </w:rPr>
        <w:t xml:space="preserve">: 하늘(天)과 사람(人)은 하나 </w:t>
      </w:r>
      <w:r w:rsidRPr="0071481F">
        <w:rPr>
          <w:rFonts w:ascii="굴림" w:eastAsia="굴림" w:hAnsi="굴림" w:cs="굴림"/>
          <w:b/>
          <w:bCs/>
          <w:kern w:val="0"/>
          <w:sz w:val="24"/>
          <w14:ligatures w14:val="none"/>
        </w:rPr>
        <w:t>온의 해석</w:t>
      </w:r>
      <w:r w:rsidRPr="0071481F">
        <w:rPr>
          <w:rFonts w:ascii="굴림" w:eastAsia="굴림" w:hAnsi="굴림" w:cs="굴림"/>
          <w:kern w:val="0"/>
          <w:sz w:val="24"/>
          <w14:ligatures w14:val="none"/>
        </w:rPr>
        <w:t>: 우주(ON)와 인간(人)은 하나</w:t>
      </w:r>
    </w:p>
    <w:p w14:paraId="27DA482B"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天 = ON</w:t>
      </w:r>
    </w:p>
    <w:p w14:paraId="7C0F54E3"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人 ⊂ ON</w:t>
      </w:r>
    </w:p>
    <w:p w14:paraId="73387C4D"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인간은 우주의 일부이자 전체</w:t>
      </w:r>
    </w:p>
    <w:p w14:paraId="59058F48"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일체유심조(一切唯心造)와의 연결</w:t>
      </w:r>
    </w:p>
    <w:p w14:paraId="455699F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lastRenderedPageBreak/>
        <w:t>일체유심조</w:t>
      </w:r>
      <w:r w:rsidRPr="0071481F">
        <w:rPr>
          <w:rFonts w:ascii="굴림" w:eastAsia="굴림" w:hAnsi="굴림" w:cs="굴림"/>
          <w:kern w:val="0"/>
          <w:sz w:val="24"/>
          <w14:ligatures w14:val="none"/>
        </w:rPr>
        <w:t xml:space="preserve">: 모든 것은 마음이 만든다 </w:t>
      </w:r>
      <w:r w:rsidRPr="0071481F">
        <w:rPr>
          <w:rFonts w:ascii="굴림" w:eastAsia="굴림" w:hAnsi="굴림" w:cs="굴림"/>
          <w:b/>
          <w:bCs/>
          <w:kern w:val="0"/>
          <w:sz w:val="24"/>
          <w14:ligatures w14:val="none"/>
        </w:rPr>
        <w:t>온의 해석</w:t>
      </w:r>
      <w:r w:rsidRPr="0071481F">
        <w:rPr>
          <w:rFonts w:ascii="굴림" w:eastAsia="굴림" w:hAnsi="굴림" w:cs="굴림"/>
          <w:kern w:val="0"/>
          <w:sz w:val="24"/>
          <w14:ligatures w14:val="none"/>
        </w:rPr>
        <w:t>: 온(ON)은 의식이 창조한다</w:t>
      </w:r>
    </w:p>
    <w:p w14:paraId="265E8123"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心 → ON</w:t>
      </w:r>
    </w:p>
    <w:p w14:paraId="128CE9B8"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의식이 우주를 인식하고</w:t>
      </w:r>
    </w:p>
    <w:p w14:paraId="42EEEEB1"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우주가 의식을 가능케 함</w:t>
      </w:r>
    </w:p>
    <w:p w14:paraId="6347D4A4"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3.4 온의 실천적 활용</w:t>
      </w:r>
    </w:p>
    <w:p w14:paraId="55B57756"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개인 차원</w:t>
      </w:r>
    </w:p>
    <w:p w14:paraId="2DAFFD5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 명상과 수행</w:t>
      </w:r>
    </w:p>
    <w:p w14:paraId="5396463F"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호흡을 가다듬고</w:t>
      </w:r>
    </w:p>
    <w:p w14:paraId="4711CAB5"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"나는 온이다"를 반복</w:t>
      </w:r>
    </w:p>
    <w:p w14:paraId="109A6A35"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우주와 하나됨을 느낀다</w:t>
      </w:r>
    </w:p>
    <w:p w14:paraId="0EE92EA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일상 언어</w:t>
      </w:r>
    </w:p>
    <w:p w14:paraId="22B057E6" w14:textId="77777777" w:rsidR="0071481F" w:rsidRPr="0071481F" w:rsidRDefault="0071481F" w:rsidP="0071481F">
      <w:pPr>
        <w:widowControl/>
        <w:numPr>
          <w:ilvl w:val="0"/>
          <w:numId w:val="7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"오늘도 윈온하게!"</w:t>
      </w:r>
    </w:p>
    <w:p w14:paraId="6228DD1B" w14:textId="77777777" w:rsidR="0071481F" w:rsidRPr="0071481F" w:rsidRDefault="0071481F" w:rsidP="0071481F">
      <w:pPr>
        <w:widowControl/>
        <w:numPr>
          <w:ilvl w:val="0"/>
          <w:numId w:val="7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"아온답게 살자"</w:t>
      </w:r>
    </w:p>
    <w:p w14:paraId="54B74ABF" w14:textId="77777777" w:rsidR="0071481F" w:rsidRPr="0071481F" w:rsidRDefault="0071481F" w:rsidP="0071481F">
      <w:pPr>
        <w:widowControl/>
        <w:numPr>
          <w:ilvl w:val="0"/>
          <w:numId w:val="7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"오온의 마음으로"</w:t>
      </w:r>
    </w:p>
    <w:p w14:paraId="16BB577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자기 정체성</w:t>
      </w:r>
    </w:p>
    <w:p w14:paraId="2C17D836" w14:textId="77777777" w:rsidR="0071481F" w:rsidRPr="0071481F" w:rsidRDefault="0071481F" w:rsidP="0071481F">
      <w:pPr>
        <w:widowControl/>
        <w:numPr>
          <w:ilvl w:val="0"/>
          <w:numId w:val="7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이름 뒤에 온 붙이기: "철수온", "영희온"</w:t>
      </w:r>
    </w:p>
    <w:p w14:paraId="29CE50E2" w14:textId="77777777" w:rsidR="0071481F" w:rsidRPr="0071481F" w:rsidRDefault="0071481F" w:rsidP="0071481F">
      <w:pPr>
        <w:widowControl/>
        <w:numPr>
          <w:ilvl w:val="0"/>
          <w:numId w:val="7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명함, 온 이메일</w:t>
      </w:r>
    </w:p>
    <w:p w14:paraId="6B01A998" w14:textId="77777777" w:rsidR="0071481F" w:rsidRPr="0071481F" w:rsidRDefault="0071481F" w:rsidP="0071481F">
      <w:pPr>
        <w:widowControl/>
        <w:numPr>
          <w:ilvl w:val="0"/>
          <w:numId w:val="7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커뮤니티</w:t>
      </w:r>
    </w:p>
    <w:p w14:paraId="39D40E9A"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조직 차원</w:t>
      </w:r>
    </w:p>
    <w:p w14:paraId="1740F075"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 기업 경영</w:t>
      </w:r>
    </w:p>
    <w:p w14:paraId="3155690F" w14:textId="77777777" w:rsidR="0071481F" w:rsidRPr="0071481F" w:rsidRDefault="0071481F" w:rsidP="0071481F">
      <w:pPr>
        <w:widowControl/>
        <w:numPr>
          <w:ilvl w:val="0"/>
          <w:numId w:val="7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오온 경영: 나눔과 베풂의 경영</w:t>
      </w:r>
    </w:p>
    <w:p w14:paraId="34AC32E6" w14:textId="77777777" w:rsidR="0071481F" w:rsidRPr="0071481F" w:rsidRDefault="0071481F" w:rsidP="0071481F">
      <w:pPr>
        <w:widowControl/>
        <w:numPr>
          <w:ilvl w:val="0"/>
          <w:numId w:val="7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윈온 전략: 모두가 이기는 전략</w:t>
      </w:r>
    </w:p>
    <w:p w14:paraId="4D298236" w14:textId="77777777" w:rsidR="0071481F" w:rsidRPr="0071481F" w:rsidRDefault="0071481F" w:rsidP="0071481F">
      <w:pPr>
        <w:widowControl/>
        <w:numPr>
          <w:ilvl w:val="0"/>
          <w:numId w:val="7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아온 문화: 구성원을 소중히</w:t>
      </w:r>
    </w:p>
    <w:p w14:paraId="4C75379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교육 기관</w:t>
      </w:r>
    </w:p>
    <w:p w14:paraId="47E2A43A" w14:textId="77777777" w:rsidR="0071481F" w:rsidRPr="0071481F" w:rsidRDefault="0071481F" w:rsidP="0071481F">
      <w:pPr>
        <w:widowControl/>
        <w:numPr>
          <w:ilvl w:val="0"/>
          <w:numId w:val="7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교육: 전인적 교육</w:t>
      </w:r>
    </w:p>
    <w:p w14:paraId="5CC30F06" w14:textId="77777777" w:rsidR="0071481F" w:rsidRPr="0071481F" w:rsidRDefault="0071481F" w:rsidP="0071481F">
      <w:pPr>
        <w:widowControl/>
        <w:numPr>
          <w:ilvl w:val="0"/>
          <w:numId w:val="7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커리큘럼: 통합적 학습</w:t>
      </w:r>
    </w:p>
    <w:p w14:paraId="42243DBC" w14:textId="77777777" w:rsidR="0071481F" w:rsidRPr="0071481F" w:rsidRDefault="0071481F" w:rsidP="0071481F">
      <w:pPr>
        <w:widowControl/>
        <w:numPr>
          <w:ilvl w:val="0"/>
          <w:numId w:val="7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학교: 모두가 하나되는 학교</w:t>
      </w:r>
    </w:p>
    <w:p w14:paraId="0361260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NGO/NPO</w:t>
      </w:r>
    </w:p>
    <w:p w14:paraId="40FB732A" w14:textId="77777777" w:rsidR="0071481F" w:rsidRPr="0071481F" w:rsidRDefault="0071481F" w:rsidP="0071481F">
      <w:pPr>
        <w:widowControl/>
        <w:numPr>
          <w:ilvl w:val="0"/>
          <w:numId w:val="7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봉사: 우주적 나눔</w:t>
      </w:r>
    </w:p>
    <w:p w14:paraId="097DEFB2" w14:textId="77777777" w:rsidR="0071481F" w:rsidRPr="0071481F" w:rsidRDefault="0071481F" w:rsidP="0071481F">
      <w:pPr>
        <w:widowControl/>
        <w:numPr>
          <w:ilvl w:val="0"/>
          <w:numId w:val="7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온 평화: 모든 존재의 평화</w:t>
      </w:r>
    </w:p>
    <w:p w14:paraId="3F61468C" w14:textId="77777777" w:rsidR="0071481F" w:rsidRPr="0071481F" w:rsidRDefault="0071481F" w:rsidP="0071481F">
      <w:pPr>
        <w:widowControl/>
        <w:numPr>
          <w:ilvl w:val="0"/>
          <w:numId w:val="7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생태: 자연과 하나</w:t>
      </w:r>
    </w:p>
    <w:p w14:paraId="11DC3C42"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사회 차원</w:t>
      </w:r>
    </w:p>
    <w:p w14:paraId="490069D2"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 정책</w:t>
      </w:r>
    </w:p>
    <w:p w14:paraId="2FE87FD2" w14:textId="77777777" w:rsidR="0071481F" w:rsidRPr="0071481F" w:rsidRDefault="0071481F" w:rsidP="0071481F">
      <w:pPr>
        <w:widowControl/>
        <w:numPr>
          <w:ilvl w:val="0"/>
          <w:numId w:val="7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복지: 모두를 포괄하는 복지</w:t>
      </w:r>
    </w:p>
    <w:p w14:paraId="057C6FAA" w14:textId="77777777" w:rsidR="0071481F" w:rsidRPr="0071481F" w:rsidRDefault="0071481F" w:rsidP="0071481F">
      <w:pPr>
        <w:widowControl/>
        <w:numPr>
          <w:ilvl w:val="0"/>
          <w:numId w:val="7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경제: 순환하고 나누는 경제</w:t>
      </w:r>
    </w:p>
    <w:p w14:paraId="11D46E1B" w14:textId="77777777" w:rsidR="0071481F" w:rsidRPr="0071481F" w:rsidRDefault="0071481F" w:rsidP="0071481F">
      <w:pPr>
        <w:widowControl/>
        <w:numPr>
          <w:ilvl w:val="0"/>
          <w:numId w:val="7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정치: 협치와 공존의 정치</w:t>
      </w:r>
    </w:p>
    <w:p w14:paraId="1D90AEC5"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문화</w:t>
      </w:r>
    </w:p>
    <w:p w14:paraId="528D6E71" w14:textId="77777777" w:rsidR="0071481F" w:rsidRPr="0071481F" w:rsidRDefault="0071481F" w:rsidP="0071481F">
      <w:pPr>
        <w:widowControl/>
        <w:numPr>
          <w:ilvl w:val="0"/>
          <w:numId w:val="7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예술: 경계 없는 예술</w:t>
      </w:r>
    </w:p>
    <w:p w14:paraId="16D2CBB5" w14:textId="77777777" w:rsidR="0071481F" w:rsidRPr="0071481F" w:rsidRDefault="0071481F" w:rsidP="0071481F">
      <w:pPr>
        <w:widowControl/>
        <w:numPr>
          <w:ilvl w:val="0"/>
          <w:numId w:val="7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축제: 모두가 함께하는 축제</w:t>
      </w:r>
    </w:p>
    <w:p w14:paraId="2FDD8C63" w14:textId="77777777" w:rsidR="0071481F" w:rsidRPr="0071481F" w:rsidRDefault="0071481F" w:rsidP="0071481F">
      <w:pPr>
        <w:widowControl/>
        <w:numPr>
          <w:ilvl w:val="0"/>
          <w:numId w:val="7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언어: 모든 언어의 조화 (세계언어올림픽)</w:t>
      </w:r>
    </w:p>
    <w:p w14:paraId="615F7D3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과학</w:t>
      </w:r>
    </w:p>
    <w:p w14:paraId="2752A8BA" w14:textId="77777777" w:rsidR="0071481F" w:rsidRPr="0071481F" w:rsidRDefault="0071481F" w:rsidP="0071481F">
      <w:pPr>
        <w:widowControl/>
        <w:numPr>
          <w:ilvl w:val="0"/>
          <w:numId w:val="7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우주론: 연속장 우주론</w:t>
      </w:r>
    </w:p>
    <w:p w14:paraId="291FBEF0" w14:textId="77777777" w:rsidR="0071481F" w:rsidRPr="0071481F" w:rsidRDefault="0071481F" w:rsidP="0071481F">
      <w:pPr>
        <w:widowControl/>
        <w:numPr>
          <w:ilvl w:val="0"/>
          <w:numId w:val="7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생명학: 통합적 생명 이해</w:t>
      </w:r>
    </w:p>
    <w:p w14:paraId="41ECCF16" w14:textId="77777777" w:rsidR="0071481F" w:rsidRPr="0071481F" w:rsidRDefault="0071481F" w:rsidP="0071481F">
      <w:pPr>
        <w:widowControl/>
        <w:numPr>
          <w:ilvl w:val="0"/>
          <w:numId w:val="7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 기술: 인간과 조화로운 기술</w:t>
      </w:r>
    </w:p>
    <w:p w14:paraId="34D146ED"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2DEDA353">
          <v:rect id="_x0000_i1029" style="width:0;height:1.5pt" o:hralign="center" o:hrstd="t" o:hr="t" fillcolor="#a0a0a0" stroked="f"/>
        </w:pict>
      </w:r>
    </w:p>
    <w:p w14:paraId="5B9AB3F5" w14:textId="77777777" w:rsidR="0071481F" w:rsidRPr="0071481F" w:rsidRDefault="0071481F" w:rsidP="0071481F">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71481F">
        <w:rPr>
          <w:rFonts w:ascii="굴림" w:eastAsia="굴림" w:hAnsi="굴림" w:cs="굴림"/>
          <w:b/>
          <w:bCs/>
          <w:kern w:val="0"/>
          <w:sz w:val="36"/>
          <w:szCs w:val="36"/>
          <w14:ligatures w14:val="none"/>
        </w:rPr>
        <w:t>4. 분야별 연속장 원리 적용</w:t>
      </w:r>
    </w:p>
    <w:p w14:paraId="58F6B13E"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4.1 인간 관계와 삶</w:t>
      </w:r>
    </w:p>
    <w:p w14:paraId="0AFA7F4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가족 관계</w:t>
      </w:r>
    </w:p>
    <w:p w14:paraId="46F2766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 원리</w:t>
      </w:r>
    </w:p>
    <w:p w14:paraId="5EB5278E" w14:textId="77777777" w:rsidR="0071481F" w:rsidRPr="0071481F" w:rsidRDefault="0071481F" w:rsidP="0071481F">
      <w:pPr>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가족은 혈연으로 연결된 작은 연속장</w:t>
      </w:r>
    </w:p>
    <w:p w14:paraId="66BB6021" w14:textId="77777777" w:rsidR="0071481F" w:rsidRPr="0071481F" w:rsidRDefault="0071481F" w:rsidP="0071481F">
      <w:pPr>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세대 간의 연속성과 순환</w:t>
      </w:r>
    </w:p>
    <w:p w14:paraId="3D63C142" w14:textId="77777777" w:rsidR="0071481F" w:rsidRPr="0071481F" w:rsidRDefault="0071481F" w:rsidP="0071481F">
      <w:pPr>
        <w:widowControl/>
        <w:numPr>
          <w:ilvl w:val="0"/>
          <w:numId w:val="8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베풂과 돌봄의 장(張)</w:t>
      </w:r>
    </w:p>
    <w:p w14:paraId="36F9D0B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실천 방법</w:t>
      </w:r>
    </w:p>
    <w:p w14:paraId="28C8470F" w14:textId="77777777" w:rsidR="0071481F" w:rsidRPr="0071481F" w:rsidRDefault="0071481F" w:rsidP="0071481F">
      <w:pPr>
        <w:widowControl/>
        <w:numPr>
          <w:ilvl w:val="0"/>
          <w:numId w:val="8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공존</w:t>
      </w:r>
      <w:r w:rsidRPr="0071481F">
        <w:rPr>
          <w:rFonts w:ascii="굴림" w:eastAsia="굴림" w:hAnsi="굴림" w:cs="굴림"/>
          <w:kern w:val="0"/>
          <w:sz w:val="24"/>
          <w14:ligatures w14:val="none"/>
        </w:rPr>
        <w:t>: 세대 차이 인정하고 존중</w:t>
      </w:r>
    </w:p>
    <w:p w14:paraId="265AD0BC" w14:textId="77777777" w:rsidR="0071481F" w:rsidRPr="0071481F" w:rsidRDefault="0071481F" w:rsidP="0071481F">
      <w:pPr>
        <w:widowControl/>
        <w:numPr>
          <w:ilvl w:val="0"/>
          <w:numId w:val="8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공생</w:t>
      </w:r>
      <w:r w:rsidRPr="0071481F">
        <w:rPr>
          <w:rFonts w:ascii="굴림" w:eastAsia="굴림" w:hAnsi="굴림" w:cs="굴림"/>
          <w:kern w:val="0"/>
          <w:sz w:val="24"/>
          <w14:ligatures w14:val="none"/>
        </w:rPr>
        <w:t>: 서로 돕고 의지</w:t>
      </w:r>
    </w:p>
    <w:p w14:paraId="05067E50" w14:textId="77777777" w:rsidR="0071481F" w:rsidRPr="0071481F" w:rsidRDefault="0071481F" w:rsidP="0071481F">
      <w:pPr>
        <w:widowControl/>
        <w:numPr>
          <w:ilvl w:val="0"/>
          <w:numId w:val="8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공영</w:t>
      </w:r>
      <w:r w:rsidRPr="0071481F">
        <w:rPr>
          <w:rFonts w:ascii="굴림" w:eastAsia="굴림" w:hAnsi="굴림" w:cs="굴림"/>
          <w:kern w:val="0"/>
          <w:sz w:val="24"/>
          <w14:ligatures w14:val="none"/>
        </w:rPr>
        <w:t>: 함께 성장하고 발전</w:t>
      </w:r>
    </w:p>
    <w:p w14:paraId="65287783" w14:textId="77777777" w:rsidR="0071481F" w:rsidRPr="0071481F" w:rsidRDefault="0071481F" w:rsidP="0071481F">
      <w:pPr>
        <w:widowControl/>
        <w:numPr>
          <w:ilvl w:val="0"/>
          <w:numId w:val="8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공감</w:t>
      </w:r>
      <w:r w:rsidRPr="0071481F">
        <w:rPr>
          <w:rFonts w:ascii="굴림" w:eastAsia="굴림" w:hAnsi="굴림" w:cs="굴림"/>
          <w:kern w:val="0"/>
          <w:sz w:val="24"/>
          <w14:ligatures w14:val="none"/>
        </w:rPr>
        <w:t>: 가족의 감정 이해하고 위로</w:t>
      </w:r>
    </w:p>
    <w:p w14:paraId="5C7DBC1F" w14:textId="77777777" w:rsidR="0071481F" w:rsidRPr="0071481F" w:rsidRDefault="0071481F" w:rsidP="0071481F">
      <w:pPr>
        <w:widowControl/>
        <w:numPr>
          <w:ilvl w:val="0"/>
          <w:numId w:val="8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공진화</w:t>
      </w:r>
      <w:r w:rsidRPr="0071481F">
        <w:rPr>
          <w:rFonts w:ascii="굴림" w:eastAsia="굴림" w:hAnsi="굴림" w:cs="굴림"/>
          <w:kern w:val="0"/>
          <w:sz w:val="24"/>
          <w14:ligatures w14:val="none"/>
        </w:rPr>
        <w:t>: 가족이 함께 변화하고 진화</w:t>
      </w:r>
    </w:p>
    <w:p w14:paraId="5EA6E1C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lastRenderedPageBreak/>
        <w:t>직장 관계</w:t>
      </w:r>
    </w:p>
    <w:p w14:paraId="43316EE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 원리</w:t>
      </w:r>
    </w:p>
    <w:p w14:paraId="5A798B28" w14:textId="77777777" w:rsidR="0071481F" w:rsidRPr="0071481F" w:rsidRDefault="0071481F" w:rsidP="0071481F">
      <w:pPr>
        <w:widowControl/>
        <w:numPr>
          <w:ilvl w:val="0"/>
          <w:numId w:val="8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직장은 협력으로 연결된 일의 연속장</w:t>
      </w:r>
    </w:p>
    <w:p w14:paraId="03DC708D" w14:textId="77777777" w:rsidR="0071481F" w:rsidRPr="0071481F" w:rsidRDefault="0071481F" w:rsidP="0071481F">
      <w:pPr>
        <w:widowControl/>
        <w:numPr>
          <w:ilvl w:val="0"/>
          <w:numId w:val="8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역할의 연속성과 상호 의존</w:t>
      </w:r>
    </w:p>
    <w:p w14:paraId="3AD67DBB" w14:textId="77777777" w:rsidR="0071481F" w:rsidRPr="0071481F" w:rsidRDefault="0071481F" w:rsidP="0071481F">
      <w:pPr>
        <w:widowControl/>
        <w:numPr>
          <w:ilvl w:val="0"/>
          <w:numId w:val="8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창조와 생산의 장(張)</w:t>
      </w:r>
    </w:p>
    <w:p w14:paraId="51A244B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실천 방법</w:t>
      </w:r>
    </w:p>
    <w:p w14:paraId="59336C95" w14:textId="77777777" w:rsidR="0071481F" w:rsidRPr="0071481F" w:rsidRDefault="0071481F" w:rsidP="0071481F">
      <w:pPr>
        <w:widowControl/>
        <w:numPr>
          <w:ilvl w:val="0"/>
          <w:numId w:val="8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수평적 소통</w:t>
      </w:r>
      <w:r w:rsidRPr="0071481F">
        <w:rPr>
          <w:rFonts w:ascii="굴림" w:eastAsia="굴림" w:hAnsi="굴림" w:cs="굴림"/>
          <w:kern w:val="0"/>
          <w:sz w:val="24"/>
          <w14:ligatures w14:val="none"/>
        </w:rPr>
        <w:t>: 상하 구분보다 동료 의식</w:t>
      </w:r>
    </w:p>
    <w:p w14:paraId="24D9883E" w14:textId="77777777" w:rsidR="0071481F" w:rsidRPr="0071481F" w:rsidRDefault="0071481F" w:rsidP="0071481F">
      <w:pPr>
        <w:widowControl/>
        <w:numPr>
          <w:ilvl w:val="0"/>
          <w:numId w:val="8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협업 문화</w:t>
      </w:r>
      <w:r w:rsidRPr="0071481F">
        <w:rPr>
          <w:rFonts w:ascii="굴림" w:eastAsia="굴림" w:hAnsi="굴림" w:cs="굴림"/>
          <w:kern w:val="0"/>
          <w:sz w:val="24"/>
          <w14:ligatures w14:val="none"/>
        </w:rPr>
        <w:t>: 경쟁보다 협력</w:t>
      </w:r>
    </w:p>
    <w:p w14:paraId="484C6C85" w14:textId="77777777" w:rsidR="0071481F" w:rsidRPr="0071481F" w:rsidRDefault="0071481F" w:rsidP="0071481F">
      <w:pPr>
        <w:widowControl/>
        <w:numPr>
          <w:ilvl w:val="0"/>
          <w:numId w:val="8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공정한 평가</w:t>
      </w:r>
      <w:r w:rsidRPr="0071481F">
        <w:rPr>
          <w:rFonts w:ascii="굴림" w:eastAsia="굴림" w:hAnsi="굴림" w:cs="굴림"/>
          <w:kern w:val="0"/>
          <w:sz w:val="24"/>
          <w14:ligatures w14:val="none"/>
        </w:rPr>
        <w:t>: 과정과 결과 모두 중요</w:t>
      </w:r>
    </w:p>
    <w:p w14:paraId="36EBF46C" w14:textId="77777777" w:rsidR="0071481F" w:rsidRPr="0071481F" w:rsidRDefault="0071481F" w:rsidP="0071481F">
      <w:pPr>
        <w:widowControl/>
        <w:numPr>
          <w:ilvl w:val="0"/>
          <w:numId w:val="8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성장 지원</w:t>
      </w:r>
      <w:r w:rsidRPr="0071481F">
        <w:rPr>
          <w:rFonts w:ascii="굴림" w:eastAsia="굴림" w:hAnsi="굴림" w:cs="굴림"/>
          <w:kern w:val="0"/>
          <w:sz w:val="24"/>
          <w14:ligatures w14:val="none"/>
        </w:rPr>
        <w:t>: 개인의 발전을 조직이 지원</w:t>
      </w:r>
    </w:p>
    <w:p w14:paraId="150C9F5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지역 사회</w:t>
      </w:r>
    </w:p>
    <w:p w14:paraId="204A7B3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 원리</w:t>
      </w:r>
    </w:p>
    <w:p w14:paraId="6466C5CC" w14:textId="77777777" w:rsidR="0071481F" w:rsidRPr="0071481F" w:rsidRDefault="0071481F" w:rsidP="0071481F">
      <w:pPr>
        <w:widowControl/>
        <w:numPr>
          <w:ilvl w:val="0"/>
          <w:numId w:val="8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지역은 공간으로 연결된 삶의 연속장</w:t>
      </w:r>
    </w:p>
    <w:p w14:paraId="55BF1FDD" w14:textId="77777777" w:rsidR="0071481F" w:rsidRPr="0071481F" w:rsidRDefault="0071481F" w:rsidP="0071481F">
      <w:pPr>
        <w:widowControl/>
        <w:numPr>
          <w:ilvl w:val="0"/>
          <w:numId w:val="8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이웃 간의 연대와 협력</w:t>
      </w:r>
    </w:p>
    <w:p w14:paraId="20364BB0" w14:textId="77777777" w:rsidR="0071481F" w:rsidRPr="0071481F" w:rsidRDefault="0071481F" w:rsidP="0071481F">
      <w:pPr>
        <w:widowControl/>
        <w:numPr>
          <w:ilvl w:val="0"/>
          <w:numId w:val="8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나눔과 돌봄의 장(張)</w:t>
      </w:r>
    </w:p>
    <w:p w14:paraId="5E024FB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실천 방법</w:t>
      </w:r>
    </w:p>
    <w:p w14:paraId="19B902D7" w14:textId="77777777" w:rsidR="0071481F" w:rsidRPr="0071481F" w:rsidRDefault="0071481F" w:rsidP="0071481F">
      <w:pPr>
        <w:widowControl/>
        <w:numPr>
          <w:ilvl w:val="0"/>
          <w:numId w:val="8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마을 공동체</w:t>
      </w:r>
      <w:r w:rsidRPr="0071481F">
        <w:rPr>
          <w:rFonts w:ascii="굴림" w:eastAsia="굴림" w:hAnsi="굴림" w:cs="굴림"/>
          <w:kern w:val="0"/>
          <w:sz w:val="24"/>
          <w14:ligatures w14:val="none"/>
        </w:rPr>
        <w:t>: 함께 모여 의논하고 실천</w:t>
      </w:r>
    </w:p>
    <w:p w14:paraId="69AEA009" w14:textId="77777777" w:rsidR="0071481F" w:rsidRPr="0071481F" w:rsidRDefault="0071481F" w:rsidP="0071481F">
      <w:pPr>
        <w:widowControl/>
        <w:numPr>
          <w:ilvl w:val="0"/>
          <w:numId w:val="8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지역 화폐</w:t>
      </w:r>
      <w:r w:rsidRPr="0071481F">
        <w:rPr>
          <w:rFonts w:ascii="굴림" w:eastAsia="굴림" w:hAnsi="굴림" w:cs="굴림"/>
          <w:kern w:val="0"/>
          <w:sz w:val="24"/>
          <w14:ligatures w14:val="none"/>
        </w:rPr>
        <w:t>: 지역 내 순환 경제</w:t>
      </w:r>
    </w:p>
    <w:p w14:paraId="6B3E605E" w14:textId="77777777" w:rsidR="0071481F" w:rsidRPr="0071481F" w:rsidRDefault="0071481F" w:rsidP="0071481F">
      <w:pPr>
        <w:widowControl/>
        <w:numPr>
          <w:ilvl w:val="0"/>
          <w:numId w:val="8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품앗이</w:t>
      </w:r>
      <w:r w:rsidRPr="0071481F">
        <w:rPr>
          <w:rFonts w:ascii="굴림" w:eastAsia="굴림" w:hAnsi="굴림" w:cs="굴림"/>
          <w:kern w:val="0"/>
          <w:sz w:val="24"/>
          <w14:ligatures w14:val="none"/>
        </w:rPr>
        <w:t>: 서로 돕고 나누기</w:t>
      </w:r>
    </w:p>
    <w:p w14:paraId="5303F3F4" w14:textId="77777777" w:rsidR="0071481F" w:rsidRPr="0071481F" w:rsidRDefault="0071481F" w:rsidP="0071481F">
      <w:pPr>
        <w:widowControl/>
        <w:numPr>
          <w:ilvl w:val="0"/>
          <w:numId w:val="8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마을 축제</w:t>
      </w:r>
      <w:r w:rsidRPr="0071481F">
        <w:rPr>
          <w:rFonts w:ascii="굴림" w:eastAsia="굴림" w:hAnsi="굴림" w:cs="굴림"/>
          <w:kern w:val="0"/>
          <w:sz w:val="24"/>
          <w14:ligatures w14:val="none"/>
        </w:rPr>
        <w:t>: 함께 즐기고 소통</w:t>
      </w:r>
    </w:p>
    <w:p w14:paraId="59B2B094"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4.2 건강과 의료</w:t>
      </w:r>
    </w:p>
    <w:p w14:paraId="372D0EE9"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몸과 마음의 연속장</w:t>
      </w:r>
    </w:p>
    <w:p w14:paraId="56A1BEC2"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서양 의학의 한계</w:t>
      </w:r>
    </w:p>
    <w:p w14:paraId="16200892" w14:textId="77777777" w:rsidR="0071481F" w:rsidRPr="0071481F" w:rsidRDefault="0071481F" w:rsidP="0071481F">
      <w:pPr>
        <w:widowControl/>
        <w:numPr>
          <w:ilvl w:val="0"/>
          <w:numId w:val="8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몸을 기계처럼 분리</w:t>
      </w:r>
    </w:p>
    <w:p w14:paraId="65F598B0" w14:textId="77777777" w:rsidR="0071481F" w:rsidRPr="0071481F" w:rsidRDefault="0071481F" w:rsidP="0071481F">
      <w:pPr>
        <w:widowControl/>
        <w:numPr>
          <w:ilvl w:val="0"/>
          <w:numId w:val="8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증상 중심 치료</w:t>
      </w:r>
    </w:p>
    <w:p w14:paraId="19EF7500" w14:textId="77777777" w:rsidR="0071481F" w:rsidRPr="0071481F" w:rsidRDefault="0071481F" w:rsidP="0071481F">
      <w:pPr>
        <w:widowControl/>
        <w:numPr>
          <w:ilvl w:val="0"/>
          <w:numId w:val="8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부분적 접근</w:t>
      </w:r>
    </w:p>
    <w:p w14:paraId="12684B6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 의학</w:t>
      </w:r>
    </w:p>
    <w:p w14:paraId="4621966B" w14:textId="77777777" w:rsidR="0071481F" w:rsidRPr="0071481F" w:rsidRDefault="0071481F" w:rsidP="0071481F">
      <w:pPr>
        <w:widowControl/>
        <w:numPr>
          <w:ilvl w:val="0"/>
          <w:numId w:val="8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몸과 마음은 하나 (心身一如)</w:t>
      </w:r>
    </w:p>
    <w:p w14:paraId="11946535" w14:textId="77777777" w:rsidR="0071481F" w:rsidRPr="0071481F" w:rsidRDefault="0071481F" w:rsidP="0071481F">
      <w:pPr>
        <w:widowControl/>
        <w:numPr>
          <w:ilvl w:val="0"/>
          <w:numId w:val="8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물질(신체) + 기(에너지) + 정(마음) + 영성(영혼)</w:t>
      </w:r>
    </w:p>
    <w:p w14:paraId="04FB7009" w14:textId="77777777" w:rsidR="0071481F" w:rsidRPr="0071481F" w:rsidRDefault="0071481F" w:rsidP="0071481F">
      <w:pPr>
        <w:widowControl/>
        <w:numPr>
          <w:ilvl w:val="0"/>
          <w:numId w:val="8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전체적(Holistic) 접근</w:t>
      </w:r>
    </w:p>
    <w:p w14:paraId="3D05AB36"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lastRenderedPageBreak/>
        <w:t>건강의 오공 원리</w:t>
      </w:r>
    </w:p>
    <w:p w14:paraId="1D861B5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공존</w:t>
      </w:r>
      <w:r w:rsidRPr="0071481F">
        <w:rPr>
          <w:rFonts w:ascii="굴림" w:eastAsia="굴림" w:hAnsi="굴림" w:cs="굴림"/>
          <w:kern w:val="0"/>
          <w:sz w:val="24"/>
          <w14:ligatures w14:val="none"/>
        </w:rPr>
        <w:t xml:space="preserve">: 신체의 모든 기관이 조화롭게 공존 </w:t>
      </w:r>
      <w:r w:rsidRPr="0071481F">
        <w:rPr>
          <w:rFonts w:ascii="굴림" w:eastAsia="굴림" w:hAnsi="굴림" w:cs="굴림"/>
          <w:b/>
          <w:bCs/>
          <w:kern w:val="0"/>
          <w:sz w:val="24"/>
          <w14:ligatures w14:val="none"/>
        </w:rPr>
        <w:t>공생</w:t>
      </w:r>
      <w:r w:rsidRPr="0071481F">
        <w:rPr>
          <w:rFonts w:ascii="굴림" w:eastAsia="굴림" w:hAnsi="굴림" w:cs="굴림"/>
          <w:kern w:val="0"/>
          <w:sz w:val="24"/>
          <w14:ligatures w14:val="none"/>
        </w:rPr>
        <w:t xml:space="preserve">: 장내 미생물과 인간의 공생 </w:t>
      </w:r>
      <w:r w:rsidRPr="0071481F">
        <w:rPr>
          <w:rFonts w:ascii="굴림" w:eastAsia="굴림" w:hAnsi="굴림" w:cs="굴림"/>
          <w:b/>
          <w:bCs/>
          <w:kern w:val="0"/>
          <w:sz w:val="24"/>
          <w14:ligatures w14:val="none"/>
        </w:rPr>
        <w:t>공영</w:t>
      </w:r>
      <w:r w:rsidRPr="0071481F">
        <w:rPr>
          <w:rFonts w:ascii="굴림" w:eastAsia="굴림" w:hAnsi="굴림" w:cs="굴림"/>
          <w:kern w:val="0"/>
          <w:sz w:val="24"/>
          <w14:ligatures w14:val="none"/>
        </w:rPr>
        <w:t xml:space="preserve">: 몸과 마음이 함께 건강 </w:t>
      </w:r>
      <w:r w:rsidRPr="0071481F">
        <w:rPr>
          <w:rFonts w:ascii="굴림" w:eastAsia="굴림" w:hAnsi="굴림" w:cs="굴림"/>
          <w:b/>
          <w:bCs/>
          <w:kern w:val="0"/>
          <w:sz w:val="24"/>
          <w14:ligatures w14:val="none"/>
        </w:rPr>
        <w:t>공감</w:t>
      </w:r>
      <w:r w:rsidRPr="0071481F">
        <w:rPr>
          <w:rFonts w:ascii="굴림" w:eastAsia="굴림" w:hAnsi="굴림" w:cs="굴림"/>
          <w:kern w:val="0"/>
          <w:sz w:val="24"/>
          <w14:ligatures w14:val="none"/>
        </w:rPr>
        <w:t xml:space="preserve">: 자신의 몸 소리를 경청 </w:t>
      </w:r>
      <w:r w:rsidRPr="0071481F">
        <w:rPr>
          <w:rFonts w:ascii="굴림" w:eastAsia="굴림" w:hAnsi="굴림" w:cs="굴림"/>
          <w:b/>
          <w:bCs/>
          <w:kern w:val="0"/>
          <w:sz w:val="24"/>
          <w14:ligatures w14:val="none"/>
        </w:rPr>
        <w:t>공진화</w:t>
      </w:r>
      <w:r w:rsidRPr="0071481F">
        <w:rPr>
          <w:rFonts w:ascii="굴림" w:eastAsia="굴림" w:hAnsi="굴림" w:cs="굴림"/>
          <w:kern w:val="0"/>
          <w:sz w:val="24"/>
          <w14:ligatures w14:val="none"/>
        </w:rPr>
        <w:t>: 나이에 맞게 변화하며 적응</w:t>
      </w:r>
    </w:p>
    <w:p w14:paraId="3CD2F76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치유의 실천</w:t>
      </w:r>
    </w:p>
    <w:p w14:paraId="046AD3E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 명상과 요가</w:t>
      </w:r>
    </w:p>
    <w:p w14:paraId="114F634A" w14:textId="77777777" w:rsidR="0071481F" w:rsidRPr="0071481F" w:rsidRDefault="0071481F" w:rsidP="0071481F">
      <w:pPr>
        <w:widowControl/>
        <w:numPr>
          <w:ilvl w:val="0"/>
          <w:numId w:val="8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호흡으로 몸과 마음 연결</w:t>
      </w:r>
    </w:p>
    <w:p w14:paraId="2DA0CDB9" w14:textId="77777777" w:rsidR="0071481F" w:rsidRPr="0071481F" w:rsidRDefault="0071481F" w:rsidP="0071481F">
      <w:pPr>
        <w:widowControl/>
        <w:numPr>
          <w:ilvl w:val="0"/>
          <w:numId w:val="8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움직임으로 기의 흐름 회복</w:t>
      </w:r>
    </w:p>
    <w:p w14:paraId="0D0102C2" w14:textId="77777777" w:rsidR="0071481F" w:rsidRPr="0071481F" w:rsidRDefault="0071481F" w:rsidP="0071481F">
      <w:pPr>
        <w:widowControl/>
        <w:numPr>
          <w:ilvl w:val="0"/>
          <w:numId w:val="8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고요함 속에서 영성 깨움</w:t>
      </w:r>
    </w:p>
    <w:p w14:paraId="7AD38A1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한의학과 자연 치료</w:t>
      </w:r>
    </w:p>
    <w:p w14:paraId="206493DB" w14:textId="77777777" w:rsidR="0071481F" w:rsidRPr="0071481F" w:rsidRDefault="0071481F" w:rsidP="0071481F">
      <w:pPr>
        <w:widowControl/>
        <w:numPr>
          <w:ilvl w:val="0"/>
          <w:numId w:val="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침술: 기의 흐름 조절</w:t>
      </w:r>
    </w:p>
    <w:p w14:paraId="4D88FEC4" w14:textId="77777777" w:rsidR="0071481F" w:rsidRPr="0071481F" w:rsidRDefault="0071481F" w:rsidP="0071481F">
      <w:pPr>
        <w:widowControl/>
        <w:numPr>
          <w:ilvl w:val="0"/>
          <w:numId w:val="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한약: 자연의 기운을 빌림</w:t>
      </w:r>
    </w:p>
    <w:p w14:paraId="1BA2869D" w14:textId="77777777" w:rsidR="0071481F" w:rsidRPr="0071481F" w:rsidRDefault="0071481F" w:rsidP="0071481F">
      <w:pPr>
        <w:widowControl/>
        <w:numPr>
          <w:ilvl w:val="0"/>
          <w:numId w:val="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식이요법: 음식으로 치유</w:t>
      </w:r>
    </w:p>
    <w:p w14:paraId="4512ED9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통합 의학</w:t>
      </w:r>
    </w:p>
    <w:p w14:paraId="02323279" w14:textId="77777777" w:rsidR="0071481F" w:rsidRPr="0071481F" w:rsidRDefault="0071481F" w:rsidP="0071481F">
      <w:pPr>
        <w:widowControl/>
        <w:numPr>
          <w:ilvl w:val="0"/>
          <w:numId w:val="9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서양 의학과 동양 의학의 조화</w:t>
      </w:r>
    </w:p>
    <w:p w14:paraId="5AC6F34B" w14:textId="77777777" w:rsidR="0071481F" w:rsidRPr="0071481F" w:rsidRDefault="0071481F" w:rsidP="0071481F">
      <w:pPr>
        <w:widowControl/>
        <w:numPr>
          <w:ilvl w:val="0"/>
          <w:numId w:val="9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현대 의료 기술 + 전통 지혜</w:t>
      </w:r>
    </w:p>
    <w:p w14:paraId="1D706BF4" w14:textId="77777777" w:rsidR="0071481F" w:rsidRPr="0071481F" w:rsidRDefault="0071481F" w:rsidP="0071481F">
      <w:pPr>
        <w:widowControl/>
        <w:numPr>
          <w:ilvl w:val="0"/>
          <w:numId w:val="9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최선의 치료를 위한 통합</w:t>
      </w:r>
    </w:p>
    <w:p w14:paraId="7CEA22BD"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4.3 사회와 경제</w:t>
      </w:r>
    </w:p>
    <w:p w14:paraId="3D43A838"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순환 경제 (Circular Economy)</w:t>
      </w:r>
    </w:p>
    <w:p w14:paraId="6799340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선형 경제의 문제</w:t>
      </w:r>
    </w:p>
    <w:p w14:paraId="7B6EAA0A"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채취 → 생산 → 소비 → 폐기</w:t>
      </w:r>
    </w:p>
    <w:p w14:paraId="5F7E413C"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(일방향, 비연속)</w:t>
      </w:r>
    </w:p>
    <w:p w14:paraId="0999818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순환 경제의 해법</w:t>
      </w:r>
    </w:p>
    <w:p w14:paraId="610ACCA4"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 xml:space="preserve">      재사용 ←</w:t>
      </w:r>
    </w:p>
    <w:p w14:paraId="76599D0C"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 xml:space="preserve">       ↑       ↓</w:t>
      </w:r>
    </w:p>
    <w:p w14:paraId="66EABDA8"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채취 → 생산 → 소비</w:t>
      </w:r>
    </w:p>
    <w:p w14:paraId="567AD03D"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 xml:space="preserve">       ↓       ↑</w:t>
      </w:r>
    </w:p>
    <w:p w14:paraId="409397D1"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 xml:space="preserve">      재활용 ←</w:t>
      </w:r>
    </w:p>
    <w:p w14:paraId="7933F6BA"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(순환, 연속장)</w:t>
      </w:r>
    </w:p>
    <w:p w14:paraId="598D3A8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 원리</w:t>
      </w:r>
    </w:p>
    <w:p w14:paraId="1A0C0C2A" w14:textId="77777777" w:rsidR="0071481F" w:rsidRPr="0071481F" w:rsidRDefault="0071481F" w:rsidP="0071481F">
      <w:pPr>
        <w:widowControl/>
        <w:numPr>
          <w:ilvl w:val="0"/>
          <w:numId w:val="9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폐기물이 없는 시스템</w:t>
      </w:r>
    </w:p>
    <w:p w14:paraId="5B3B7209" w14:textId="77777777" w:rsidR="0071481F" w:rsidRPr="0071481F" w:rsidRDefault="0071481F" w:rsidP="0071481F">
      <w:pPr>
        <w:widowControl/>
        <w:numPr>
          <w:ilvl w:val="0"/>
          <w:numId w:val="9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것이 순환하고 연결</w:t>
      </w:r>
    </w:p>
    <w:p w14:paraId="1292A7C0" w14:textId="77777777" w:rsidR="0071481F" w:rsidRPr="0071481F" w:rsidRDefault="0071481F" w:rsidP="0071481F">
      <w:pPr>
        <w:widowControl/>
        <w:numPr>
          <w:ilvl w:val="0"/>
          <w:numId w:val="9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베풂과 누림의 순환</w:t>
      </w:r>
    </w:p>
    <w:p w14:paraId="1F3A3A7B"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공유 경제 (Sharing Economy)</w:t>
      </w:r>
    </w:p>
    <w:p w14:paraId="17E25056"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소유에서 공유로</w:t>
      </w:r>
    </w:p>
    <w:p w14:paraId="6030A9F0" w14:textId="77777777" w:rsidR="0071481F" w:rsidRPr="0071481F" w:rsidRDefault="0071481F" w:rsidP="0071481F">
      <w:pPr>
        <w:widowControl/>
        <w:numPr>
          <w:ilvl w:val="0"/>
          <w:numId w:val="9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자동차: 카풀, 카셰어링</w:t>
      </w:r>
    </w:p>
    <w:p w14:paraId="45F44CF4" w14:textId="77777777" w:rsidR="0071481F" w:rsidRPr="0071481F" w:rsidRDefault="0071481F" w:rsidP="0071481F">
      <w:pPr>
        <w:widowControl/>
        <w:numPr>
          <w:ilvl w:val="0"/>
          <w:numId w:val="9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주택: 에어비앤비, 코리빙</w:t>
      </w:r>
    </w:p>
    <w:p w14:paraId="483914A4" w14:textId="77777777" w:rsidR="0071481F" w:rsidRPr="0071481F" w:rsidRDefault="0071481F" w:rsidP="0071481F">
      <w:pPr>
        <w:widowControl/>
        <w:numPr>
          <w:ilvl w:val="0"/>
          <w:numId w:val="9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물건: 공유 오피스, 렌탈 서비스</w:t>
      </w:r>
    </w:p>
    <w:p w14:paraId="50D9B5E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 원리</w:t>
      </w:r>
    </w:p>
    <w:p w14:paraId="4B249FC8" w14:textId="77777777" w:rsidR="0071481F" w:rsidRPr="0071481F" w:rsidRDefault="0071481F" w:rsidP="0071481F">
      <w:pPr>
        <w:widowControl/>
        <w:numPr>
          <w:ilvl w:val="0"/>
          <w:numId w:val="9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혼자 소유하지 않고 함께 사용</w:t>
      </w:r>
    </w:p>
    <w:p w14:paraId="5712AA53" w14:textId="77777777" w:rsidR="0071481F" w:rsidRPr="0071481F" w:rsidRDefault="0071481F" w:rsidP="0071481F">
      <w:pPr>
        <w:widowControl/>
        <w:numPr>
          <w:ilvl w:val="0"/>
          <w:numId w:val="9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자원의 효율적 활용</w:t>
      </w:r>
    </w:p>
    <w:p w14:paraId="021D16DC" w14:textId="77777777" w:rsidR="0071481F" w:rsidRPr="0071481F" w:rsidRDefault="0071481F" w:rsidP="0071481F">
      <w:pPr>
        <w:widowControl/>
        <w:numPr>
          <w:ilvl w:val="0"/>
          <w:numId w:val="9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공동체의 연결 강화</w:t>
      </w:r>
    </w:p>
    <w:p w14:paraId="3102AE32"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협동조합 (Cooperative)</w:t>
      </w:r>
    </w:p>
    <w:p w14:paraId="4EE1777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자본주의의 대안</w:t>
      </w:r>
    </w:p>
    <w:p w14:paraId="3AB06BF7" w14:textId="77777777" w:rsidR="0071481F" w:rsidRPr="0071481F" w:rsidRDefault="0071481F" w:rsidP="0071481F">
      <w:pPr>
        <w:widowControl/>
        <w:numPr>
          <w:ilvl w:val="0"/>
          <w:numId w:val="9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소유주가 아닌 조합원이 주인</w:t>
      </w:r>
    </w:p>
    <w:p w14:paraId="1D2ABFDE" w14:textId="77777777" w:rsidR="0071481F" w:rsidRPr="0071481F" w:rsidRDefault="0071481F" w:rsidP="0071481F">
      <w:pPr>
        <w:widowControl/>
        <w:numPr>
          <w:ilvl w:val="0"/>
          <w:numId w:val="9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이윤 배분이 아닌 편익 공유</w:t>
      </w:r>
    </w:p>
    <w:p w14:paraId="0C0F7906" w14:textId="77777777" w:rsidR="0071481F" w:rsidRPr="0071481F" w:rsidRDefault="0071481F" w:rsidP="0071481F">
      <w:pPr>
        <w:widowControl/>
        <w:numPr>
          <w:ilvl w:val="0"/>
          <w:numId w:val="9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경쟁이 아닌 협력</w:t>
      </w:r>
    </w:p>
    <w:p w14:paraId="48A298B2"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 원리</w:t>
      </w:r>
    </w:p>
    <w:p w14:paraId="20C8C360" w14:textId="77777777" w:rsidR="0071481F" w:rsidRPr="0071481F" w:rsidRDefault="0071481F" w:rsidP="0071481F">
      <w:pPr>
        <w:widowControl/>
        <w:numPr>
          <w:ilvl w:val="0"/>
          <w:numId w:val="9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모두가 주인인 연속장</w:t>
      </w:r>
    </w:p>
    <w:p w14:paraId="50FC0421" w14:textId="77777777" w:rsidR="0071481F" w:rsidRPr="0071481F" w:rsidRDefault="0071481F" w:rsidP="0071481F">
      <w:pPr>
        <w:widowControl/>
        <w:numPr>
          <w:ilvl w:val="0"/>
          <w:numId w:val="9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함께 결정하고 함께 누림</w:t>
      </w:r>
    </w:p>
    <w:p w14:paraId="6F37400D" w14:textId="77777777" w:rsidR="0071481F" w:rsidRPr="0071481F" w:rsidRDefault="0071481F" w:rsidP="0071481F">
      <w:pPr>
        <w:widowControl/>
        <w:numPr>
          <w:ilvl w:val="0"/>
          <w:numId w:val="9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지속가능한 공동체</w:t>
      </w:r>
    </w:p>
    <w:p w14:paraId="35A1194D"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4.4 과학 연구</w:t>
      </w:r>
    </w:p>
    <w:p w14:paraId="00546C14"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양자역학과 연속장</w:t>
      </w:r>
    </w:p>
    <w:p w14:paraId="41C2EB3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양자 얽힘(Quantum Entanglement)</w:t>
      </w:r>
    </w:p>
    <w:p w14:paraId="6DC6A6C6" w14:textId="77777777" w:rsidR="0071481F" w:rsidRPr="0071481F" w:rsidRDefault="0071481F" w:rsidP="0071481F">
      <w:pPr>
        <w:widowControl/>
        <w:numPr>
          <w:ilvl w:val="0"/>
          <w:numId w:val="9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멀리 떨어진 입자들의 즉각적 상호작용</w:t>
      </w:r>
    </w:p>
    <w:p w14:paraId="78F8E393" w14:textId="77777777" w:rsidR="0071481F" w:rsidRPr="0071481F" w:rsidRDefault="0071481F" w:rsidP="0071481F">
      <w:pPr>
        <w:widowControl/>
        <w:numPr>
          <w:ilvl w:val="0"/>
          <w:numId w:val="9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분리는 환상, 연결이 실체</w:t>
      </w:r>
    </w:p>
    <w:p w14:paraId="7F3F8319" w14:textId="77777777" w:rsidR="0071481F" w:rsidRPr="0071481F" w:rsidRDefault="0071481F" w:rsidP="0071481F">
      <w:pPr>
        <w:widowControl/>
        <w:numPr>
          <w:ilvl w:val="0"/>
          <w:numId w:val="9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연속장의 과학적 증거</w:t>
      </w:r>
    </w:p>
    <w:p w14:paraId="42954A4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파동-입자 이중성</w:t>
      </w:r>
    </w:p>
    <w:p w14:paraId="745014F5" w14:textId="77777777" w:rsidR="0071481F" w:rsidRPr="0071481F" w:rsidRDefault="0071481F" w:rsidP="0071481F">
      <w:pPr>
        <w:widowControl/>
        <w:numPr>
          <w:ilvl w:val="0"/>
          <w:numId w:val="9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입자이면서 동시에 파동</w:t>
      </w:r>
    </w:p>
    <w:p w14:paraId="3F40E28E" w14:textId="77777777" w:rsidR="0071481F" w:rsidRPr="0071481F" w:rsidRDefault="0071481F" w:rsidP="0071481F">
      <w:pPr>
        <w:widowControl/>
        <w:numPr>
          <w:ilvl w:val="0"/>
          <w:numId w:val="9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분리된 실체가 아닌 하나의 현상</w:t>
      </w:r>
    </w:p>
    <w:p w14:paraId="37403CA0" w14:textId="77777777" w:rsidR="0071481F" w:rsidRPr="0071481F" w:rsidRDefault="0071481F" w:rsidP="0071481F">
      <w:pPr>
        <w:widowControl/>
        <w:numPr>
          <w:ilvl w:val="0"/>
          <w:numId w:val="9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연속장의 역동성</w:t>
      </w:r>
    </w:p>
    <w:p w14:paraId="36629434"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생명과학과 연속장</w:t>
      </w:r>
    </w:p>
    <w:p w14:paraId="7EDC4CB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유전자와 환경의 상호작용</w:t>
      </w:r>
    </w:p>
    <w:p w14:paraId="64778FF9" w14:textId="77777777" w:rsidR="0071481F" w:rsidRPr="0071481F" w:rsidRDefault="0071481F" w:rsidP="0071481F">
      <w:pPr>
        <w:widowControl/>
        <w:numPr>
          <w:ilvl w:val="0"/>
          <w:numId w:val="9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유전자만으로 결정되지 않음</w:t>
      </w:r>
    </w:p>
    <w:p w14:paraId="59DB2397" w14:textId="77777777" w:rsidR="0071481F" w:rsidRPr="0071481F" w:rsidRDefault="0071481F" w:rsidP="0071481F">
      <w:pPr>
        <w:widowControl/>
        <w:numPr>
          <w:ilvl w:val="0"/>
          <w:numId w:val="9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환경이 유전자 발현에 영향</w:t>
      </w:r>
    </w:p>
    <w:p w14:paraId="46F1336B" w14:textId="77777777" w:rsidR="0071481F" w:rsidRPr="0071481F" w:rsidRDefault="0071481F" w:rsidP="0071481F">
      <w:pPr>
        <w:widowControl/>
        <w:numPr>
          <w:ilvl w:val="0"/>
          <w:numId w:val="9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후성유전학(Epigenetics)</w:t>
      </w:r>
    </w:p>
    <w:p w14:paraId="2E4E685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생태계의 연결망</w:t>
      </w:r>
    </w:p>
    <w:p w14:paraId="11067F1F" w14:textId="77777777" w:rsidR="0071481F" w:rsidRPr="0071481F" w:rsidRDefault="0071481F" w:rsidP="0071481F">
      <w:pPr>
        <w:widowControl/>
        <w:numPr>
          <w:ilvl w:val="0"/>
          <w:numId w:val="9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먹이 사슬, 먹이 그물</w:t>
      </w:r>
    </w:p>
    <w:p w14:paraId="414778BE" w14:textId="77777777" w:rsidR="0071481F" w:rsidRPr="0071481F" w:rsidRDefault="0071481F" w:rsidP="0071481F">
      <w:pPr>
        <w:widowControl/>
        <w:numPr>
          <w:ilvl w:val="0"/>
          <w:numId w:val="9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하나의 종 멸종이 전체에 영향</w:t>
      </w:r>
    </w:p>
    <w:p w14:paraId="6DEFD881" w14:textId="77777777" w:rsidR="0071481F" w:rsidRPr="0071481F" w:rsidRDefault="0071481F" w:rsidP="0071481F">
      <w:pPr>
        <w:widowControl/>
        <w:numPr>
          <w:ilvl w:val="0"/>
          <w:numId w:val="9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가이아 이론: 지구는 하나의 생명체</w:t>
      </w:r>
    </w:p>
    <w:p w14:paraId="2551B1A5"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천문학과 연속장</w:t>
      </w:r>
    </w:p>
    <w:p w14:paraId="4A18C64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우주의 그물망 구조</w:t>
      </w:r>
    </w:p>
    <w:p w14:paraId="337A981C" w14:textId="77777777" w:rsidR="0071481F" w:rsidRPr="0071481F" w:rsidRDefault="0071481F" w:rsidP="0071481F">
      <w:pPr>
        <w:widowControl/>
        <w:numPr>
          <w:ilvl w:val="0"/>
          <w:numId w:val="10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은하들이 필라멘트로 연결</w:t>
      </w:r>
    </w:p>
    <w:p w14:paraId="012A449D" w14:textId="77777777" w:rsidR="0071481F" w:rsidRPr="0071481F" w:rsidRDefault="0071481F" w:rsidP="0071481F">
      <w:pPr>
        <w:widowControl/>
        <w:numPr>
          <w:ilvl w:val="0"/>
          <w:numId w:val="10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암흑물질로 이어진 거대 구조</w:t>
      </w:r>
    </w:p>
    <w:p w14:paraId="4D96F7BA" w14:textId="77777777" w:rsidR="0071481F" w:rsidRPr="0071481F" w:rsidRDefault="0071481F" w:rsidP="0071481F">
      <w:pPr>
        <w:widowControl/>
        <w:numPr>
          <w:ilvl w:val="0"/>
          <w:numId w:val="10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우주는 하나의 연속장</w:t>
      </w:r>
    </w:p>
    <w:p w14:paraId="33AA795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블랙홀과 웜홀</w:t>
      </w:r>
    </w:p>
    <w:p w14:paraId="2DFE74BF" w14:textId="77777777" w:rsidR="0071481F" w:rsidRPr="0071481F" w:rsidRDefault="0071481F" w:rsidP="0071481F">
      <w:pPr>
        <w:widowControl/>
        <w:numPr>
          <w:ilvl w:val="0"/>
          <w:numId w:val="10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시공간이 연결되고 왜곡</w:t>
      </w:r>
    </w:p>
    <w:p w14:paraId="15D19151" w14:textId="77777777" w:rsidR="0071481F" w:rsidRPr="0071481F" w:rsidRDefault="0071481F" w:rsidP="0071481F">
      <w:pPr>
        <w:widowControl/>
        <w:numPr>
          <w:ilvl w:val="0"/>
          <w:numId w:val="10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분리된 공간이 터널로 연결</w:t>
      </w:r>
    </w:p>
    <w:p w14:paraId="23C0804F" w14:textId="77777777" w:rsidR="0071481F" w:rsidRPr="0071481F" w:rsidRDefault="0071481F" w:rsidP="0071481F">
      <w:pPr>
        <w:widowControl/>
        <w:numPr>
          <w:ilvl w:val="0"/>
          <w:numId w:val="10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시공간의 연속성</w:t>
      </w:r>
    </w:p>
    <w:p w14:paraId="2B070CCD"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4.5 종교와 영성</w:t>
      </w:r>
    </w:p>
    <w:p w14:paraId="4882CD7E"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불교와 연속장</w:t>
      </w:r>
    </w:p>
    <w:p w14:paraId="5D123D6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연기론(緣起論)</w:t>
      </w:r>
    </w:p>
    <w:p w14:paraId="1FC98D94" w14:textId="77777777" w:rsidR="0071481F" w:rsidRPr="0071481F" w:rsidRDefault="0071481F" w:rsidP="0071481F">
      <w:pPr>
        <w:widowControl/>
        <w:numPr>
          <w:ilvl w:val="0"/>
          <w:numId w:val="10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것은 인연으로 생겨남</w:t>
      </w:r>
    </w:p>
    <w:p w14:paraId="12492A5B" w14:textId="77777777" w:rsidR="0071481F" w:rsidRPr="0071481F" w:rsidRDefault="0071481F" w:rsidP="0071481F">
      <w:pPr>
        <w:widowControl/>
        <w:numPr>
          <w:ilvl w:val="0"/>
          <w:numId w:val="10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독립적 실체 없음</w:t>
      </w:r>
    </w:p>
    <w:p w14:paraId="1BEA9265" w14:textId="77777777" w:rsidR="0071481F" w:rsidRPr="0071481F" w:rsidRDefault="0071481F" w:rsidP="0071481F">
      <w:pPr>
        <w:widowControl/>
        <w:numPr>
          <w:ilvl w:val="0"/>
          <w:numId w:val="10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연속장의 불교적 표현</w:t>
      </w:r>
    </w:p>
    <w:p w14:paraId="10FEDC0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공(空) 사상</w:t>
      </w:r>
    </w:p>
    <w:p w14:paraId="1C4C8A69" w14:textId="77777777" w:rsidR="0071481F" w:rsidRPr="0071481F" w:rsidRDefault="0071481F" w:rsidP="0071481F">
      <w:pPr>
        <w:widowControl/>
        <w:numPr>
          <w:ilvl w:val="0"/>
          <w:numId w:val="10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고정된 실체가 없다</w:t>
      </w:r>
    </w:p>
    <w:p w14:paraId="3F668DA6" w14:textId="77777777" w:rsidR="0071481F" w:rsidRPr="0071481F" w:rsidRDefault="0071481F" w:rsidP="0071481F">
      <w:pPr>
        <w:widowControl/>
        <w:numPr>
          <w:ilvl w:val="0"/>
          <w:numId w:val="10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것은 변화한다</w:t>
      </w:r>
    </w:p>
    <w:p w14:paraId="5C54F949" w14:textId="77777777" w:rsidR="0071481F" w:rsidRPr="0071481F" w:rsidRDefault="0071481F" w:rsidP="0071481F">
      <w:pPr>
        <w:widowControl/>
        <w:numPr>
          <w:ilvl w:val="0"/>
          <w:numId w:val="10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연속장의 역동성</w:t>
      </w:r>
    </w:p>
    <w:p w14:paraId="42EC5982"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기독교와 연속장</w:t>
      </w:r>
    </w:p>
    <w:p w14:paraId="0032B0F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아가페(Agape) 사랑</w:t>
      </w:r>
    </w:p>
    <w:p w14:paraId="33BB93F3" w14:textId="77777777" w:rsidR="0071481F" w:rsidRPr="0071481F" w:rsidRDefault="0071481F" w:rsidP="0071481F">
      <w:pPr>
        <w:widowControl/>
        <w:numPr>
          <w:ilvl w:val="0"/>
          <w:numId w:val="10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무조건적이고 희생적인 사랑</w:t>
      </w:r>
    </w:p>
    <w:p w14:paraId="3E27AF2A" w14:textId="77777777" w:rsidR="0071481F" w:rsidRPr="0071481F" w:rsidRDefault="0071481F" w:rsidP="0071481F">
      <w:pPr>
        <w:widowControl/>
        <w:numPr>
          <w:ilvl w:val="0"/>
          <w:numId w:val="10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존재를 사랑</w:t>
      </w:r>
    </w:p>
    <w:p w14:paraId="1377B6FA" w14:textId="77777777" w:rsidR="0071481F" w:rsidRPr="0071481F" w:rsidRDefault="0071481F" w:rsidP="0071481F">
      <w:pPr>
        <w:widowControl/>
        <w:numPr>
          <w:ilvl w:val="0"/>
          <w:numId w:val="10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베풂(張)의 정신</w:t>
      </w:r>
    </w:p>
    <w:p w14:paraId="72B34AB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성령의 임재</w:t>
      </w:r>
    </w:p>
    <w:p w14:paraId="63455924" w14:textId="77777777" w:rsidR="0071481F" w:rsidRPr="0071481F" w:rsidRDefault="0071481F" w:rsidP="0071481F">
      <w:pPr>
        <w:widowControl/>
        <w:numPr>
          <w:ilvl w:val="0"/>
          <w:numId w:val="10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하나님이 모든 곳에 계심</w:t>
      </w:r>
    </w:p>
    <w:p w14:paraId="7679A932" w14:textId="77777777" w:rsidR="0071481F" w:rsidRPr="0071481F" w:rsidRDefault="0071481F" w:rsidP="0071481F">
      <w:pPr>
        <w:widowControl/>
        <w:numPr>
          <w:ilvl w:val="0"/>
          <w:numId w:val="10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만물 안에서 일하심</w:t>
      </w:r>
    </w:p>
    <w:p w14:paraId="345CCB51" w14:textId="77777777" w:rsidR="0071481F" w:rsidRPr="0071481F" w:rsidRDefault="0071481F" w:rsidP="0071481F">
      <w:pPr>
        <w:widowControl/>
        <w:numPr>
          <w:ilvl w:val="0"/>
          <w:numId w:val="10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안의 신성</w:t>
      </w:r>
    </w:p>
    <w:p w14:paraId="66F0A87B"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도교와 연속장</w:t>
      </w:r>
    </w:p>
    <w:p w14:paraId="397C7085"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도(道)</w:t>
      </w:r>
    </w:p>
    <w:p w14:paraId="75F55F20" w14:textId="77777777" w:rsidR="0071481F" w:rsidRPr="0071481F" w:rsidRDefault="0071481F" w:rsidP="0071481F">
      <w:pPr>
        <w:widowControl/>
        <w:numPr>
          <w:ilvl w:val="0"/>
          <w:numId w:val="10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만물의 근원이자 흐름</w:t>
      </w:r>
    </w:p>
    <w:p w14:paraId="614F5365" w14:textId="77777777" w:rsidR="0071481F" w:rsidRPr="0071481F" w:rsidRDefault="0071481F" w:rsidP="0071481F">
      <w:pPr>
        <w:widowControl/>
        <w:numPr>
          <w:ilvl w:val="0"/>
          <w:numId w:val="10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이름 붙일 수 없는 것</w:t>
      </w:r>
    </w:p>
    <w:p w14:paraId="3B3F44CD" w14:textId="77777777" w:rsidR="0071481F" w:rsidRPr="0071481F" w:rsidRDefault="0071481F" w:rsidP="0071481F">
      <w:pPr>
        <w:widowControl/>
        <w:numPr>
          <w:ilvl w:val="0"/>
          <w:numId w:val="10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연속장과 유사</w:t>
      </w:r>
    </w:p>
    <w:p w14:paraId="053F30A9"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무위자연(無爲自然)</w:t>
      </w:r>
    </w:p>
    <w:p w14:paraId="643A821C" w14:textId="77777777" w:rsidR="0071481F" w:rsidRPr="0071481F" w:rsidRDefault="0071481F" w:rsidP="0071481F">
      <w:pPr>
        <w:widowControl/>
        <w:numPr>
          <w:ilvl w:val="0"/>
          <w:numId w:val="10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억지로 하지 않고 자연스럽게</w:t>
      </w:r>
    </w:p>
    <w:p w14:paraId="339E4749" w14:textId="77777777" w:rsidR="0071481F" w:rsidRPr="0071481F" w:rsidRDefault="0071481F" w:rsidP="0071481F">
      <w:pPr>
        <w:widowControl/>
        <w:numPr>
          <w:ilvl w:val="0"/>
          <w:numId w:val="10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흐름을 따름</w:t>
      </w:r>
    </w:p>
    <w:p w14:paraId="5A219090" w14:textId="77777777" w:rsidR="0071481F" w:rsidRPr="0071481F" w:rsidRDefault="0071481F" w:rsidP="0071481F">
      <w:pPr>
        <w:widowControl/>
        <w:numPr>
          <w:ilvl w:val="0"/>
          <w:numId w:val="10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연속장의 조화</w:t>
      </w:r>
    </w:p>
    <w:p w14:paraId="54B3C45F"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힌두교와 연속장</w:t>
      </w:r>
    </w:p>
    <w:p w14:paraId="0F81451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브라흐만(Brahman)</w:t>
      </w:r>
    </w:p>
    <w:p w14:paraId="6D44F96B" w14:textId="77777777" w:rsidR="0071481F" w:rsidRPr="0071481F" w:rsidRDefault="0071481F" w:rsidP="0071481F">
      <w:pPr>
        <w:widowControl/>
        <w:numPr>
          <w:ilvl w:val="0"/>
          <w:numId w:val="10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우주의 궁극적 실재</w:t>
      </w:r>
    </w:p>
    <w:p w14:paraId="0A216B32" w14:textId="77777777" w:rsidR="0071481F" w:rsidRPr="0071481F" w:rsidRDefault="0071481F" w:rsidP="0071481F">
      <w:pPr>
        <w:widowControl/>
        <w:numPr>
          <w:ilvl w:val="0"/>
          <w:numId w:val="10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것의 근원</w:t>
      </w:r>
    </w:p>
    <w:p w14:paraId="3F1A113D" w14:textId="77777777" w:rsidR="0071481F" w:rsidRPr="0071481F" w:rsidRDefault="0071481F" w:rsidP="0071481F">
      <w:pPr>
        <w:widowControl/>
        <w:numPr>
          <w:ilvl w:val="0"/>
          <w:numId w:val="10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온(ON)과 동일</w:t>
      </w:r>
    </w:p>
    <w:p w14:paraId="6614343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아트만(Atman)</w:t>
      </w:r>
    </w:p>
    <w:p w14:paraId="302400C4" w14:textId="77777777" w:rsidR="0071481F" w:rsidRPr="0071481F" w:rsidRDefault="0071481F" w:rsidP="0071481F">
      <w:pPr>
        <w:widowControl/>
        <w:numPr>
          <w:ilvl w:val="0"/>
          <w:numId w:val="10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개인의 본질, 영혼</w:t>
      </w:r>
    </w:p>
    <w:p w14:paraId="703E306C" w14:textId="77777777" w:rsidR="0071481F" w:rsidRPr="0071481F" w:rsidRDefault="0071481F" w:rsidP="0071481F">
      <w:pPr>
        <w:widowControl/>
        <w:numPr>
          <w:ilvl w:val="0"/>
          <w:numId w:val="10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브라흐만과 하나</w:t>
      </w:r>
    </w:p>
    <w:p w14:paraId="1CD49B8B" w14:textId="77777777" w:rsidR="0071481F" w:rsidRPr="0071481F" w:rsidRDefault="0071481F" w:rsidP="0071481F">
      <w:pPr>
        <w:widowControl/>
        <w:numPr>
          <w:ilvl w:val="0"/>
          <w:numId w:val="10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아온(我ON)</w:t>
      </w:r>
    </w:p>
    <w:p w14:paraId="235FE429"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4.6 정치와 거버넌스</w:t>
      </w:r>
    </w:p>
    <w:p w14:paraId="30C0C95E"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lastRenderedPageBreak/>
        <w:t>협치(協治, Collaborative Governance)</w:t>
      </w:r>
    </w:p>
    <w:p w14:paraId="6EF9F822"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기존 정치의 문제</w:t>
      </w:r>
    </w:p>
    <w:p w14:paraId="06B11A27" w14:textId="77777777" w:rsidR="0071481F" w:rsidRPr="0071481F" w:rsidRDefault="0071481F" w:rsidP="0071481F">
      <w:pPr>
        <w:widowControl/>
        <w:numPr>
          <w:ilvl w:val="0"/>
          <w:numId w:val="11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여야 대립, 진영 논리</w:t>
      </w:r>
    </w:p>
    <w:p w14:paraId="53450FED" w14:textId="77777777" w:rsidR="0071481F" w:rsidRPr="0071481F" w:rsidRDefault="0071481F" w:rsidP="0071481F">
      <w:pPr>
        <w:widowControl/>
        <w:numPr>
          <w:ilvl w:val="0"/>
          <w:numId w:val="11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승자독식, 제로섬 게임</w:t>
      </w:r>
    </w:p>
    <w:p w14:paraId="1B80D50F" w14:textId="77777777" w:rsidR="0071481F" w:rsidRPr="0071481F" w:rsidRDefault="0071481F" w:rsidP="0071481F">
      <w:pPr>
        <w:widowControl/>
        <w:numPr>
          <w:ilvl w:val="0"/>
          <w:numId w:val="11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분열과 갈등</w:t>
      </w:r>
    </w:p>
    <w:p w14:paraId="387A71BF"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 정치</w:t>
      </w:r>
    </w:p>
    <w:p w14:paraId="4C6A894C" w14:textId="77777777" w:rsidR="0071481F" w:rsidRPr="0071481F" w:rsidRDefault="0071481F" w:rsidP="0071481F">
      <w:pPr>
        <w:widowControl/>
        <w:numPr>
          <w:ilvl w:val="0"/>
          <w:numId w:val="11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대화와 타협</w:t>
      </w:r>
    </w:p>
    <w:p w14:paraId="2E220B71" w14:textId="77777777" w:rsidR="0071481F" w:rsidRPr="0071481F" w:rsidRDefault="0071481F" w:rsidP="0071481F">
      <w:pPr>
        <w:widowControl/>
        <w:numPr>
          <w:ilvl w:val="0"/>
          <w:numId w:val="11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윈윈, 포지티브섬 게임</w:t>
      </w:r>
    </w:p>
    <w:p w14:paraId="6B1DB7EE" w14:textId="77777777" w:rsidR="0071481F" w:rsidRPr="0071481F" w:rsidRDefault="0071481F" w:rsidP="0071481F">
      <w:pPr>
        <w:widowControl/>
        <w:numPr>
          <w:ilvl w:val="0"/>
          <w:numId w:val="11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조화와 통합</w:t>
      </w:r>
    </w:p>
    <w:p w14:paraId="6E26030B"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참여 민주주의</w:t>
      </w:r>
    </w:p>
    <w:p w14:paraId="434FB84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시민 참여</w:t>
      </w:r>
    </w:p>
    <w:p w14:paraId="645C67CF" w14:textId="77777777" w:rsidR="0071481F" w:rsidRPr="0071481F" w:rsidRDefault="0071481F" w:rsidP="0071481F">
      <w:pPr>
        <w:widowControl/>
        <w:numPr>
          <w:ilvl w:val="0"/>
          <w:numId w:val="11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투표를 넘어선 직접 참여</w:t>
      </w:r>
    </w:p>
    <w:p w14:paraId="48075401" w14:textId="77777777" w:rsidR="0071481F" w:rsidRPr="0071481F" w:rsidRDefault="0071481F" w:rsidP="0071481F">
      <w:pPr>
        <w:widowControl/>
        <w:numPr>
          <w:ilvl w:val="0"/>
          <w:numId w:val="11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정책 제안, 예산 편성 참여</w:t>
      </w:r>
    </w:p>
    <w:p w14:paraId="5C2E821A" w14:textId="77777777" w:rsidR="0071481F" w:rsidRPr="0071481F" w:rsidRDefault="0071481F" w:rsidP="0071481F">
      <w:pPr>
        <w:widowControl/>
        <w:numPr>
          <w:ilvl w:val="0"/>
          <w:numId w:val="11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시민이 주인인 연속장</w:t>
      </w:r>
    </w:p>
    <w:p w14:paraId="7F42142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숙의 민주주의</w:t>
      </w:r>
    </w:p>
    <w:p w14:paraId="250D28C4" w14:textId="77777777" w:rsidR="0071481F" w:rsidRPr="0071481F" w:rsidRDefault="0071481F" w:rsidP="0071481F">
      <w:pPr>
        <w:widowControl/>
        <w:numPr>
          <w:ilvl w:val="0"/>
          <w:numId w:val="11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충분한 토론과 숙고</w:t>
      </w:r>
    </w:p>
    <w:p w14:paraId="04E1AB04" w14:textId="77777777" w:rsidR="0071481F" w:rsidRPr="0071481F" w:rsidRDefault="0071481F" w:rsidP="0071481F">
      <w:pPr>
        <w:widowControl/>
        <w:numPr>
          <w:ilvl w:val="0"/>
          <w:numId w:val="11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다양한 의견 경청</w:t>
      </w:r>
    </w:p>
    <w:p w14:paraId="606A7AB0" w14:textId="77777777" w:rsidR="0071481F" w:rsidRPr="0071481F" w:rsidRDefault="0071481F" w:rsidP="0071481F">
      <w:pPr>
        <w:widowControl/>
        <w:numPr>
          <w:ilvl w:val="0"/>
          <w:numId w:val="11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공감과 이해 기반 결정</w:t>
      </w:r>
    </w:p>
    <w:p w14:paraId="6FF1A1A7"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글로벌 거버넌스</w:t>
      </w:r>
    </w:p>
    <w:p w14:paraId="23D37D3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국가를 넘어선 협력</w:t>
      </w:r>
    </w:p>
    <w:p w14:paraId="0376FF59" w14:textId="77777777" w:rsidR="0071481F" w:rsidRPr="0071481F" w:rsidRDefault="0071481F" w:rsidP="0071481F">
      <w:pPr>
        <w:widowControl/>
        <w:numPr>
          <w:ilvl w:val="0"/>
          <w:numId w:val="11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기후변화: 전 지구적 문제</w:t>
      </w:r>
    </w:p>
    <w:p w14:paraId="072EA971" w14:textId="77777777" w:rsidR="0071481F" w:rsidRPr="0071481F" w:rsidRDefault="0071481F" w:rsidP="0071481F">
      <w:pPr>
        <w:widowControl/>
        <w:numPr>
          <w:ilvl w:val="0"/>
          <w:numId w:val="11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팬데믹: 국경 없는 협력 필요</w:t>
      </w:r>
    </w:p>
    <w:p w14:paraId="2426F8B1" w14:textId="77777777" w:rsidR="0071481F" w:rsidRPr="0071481F" w:rsidRDefault="0071481F" w:rsidP="0071481F">
      <w:pPr>
        <w:widowControl/>
        <w:numPr>
          <w:ilvl w:val="0"/>
          <w:numId w:val="11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평화: 모든 나라가 함께</w:t>
      </w:r>
    </w:p>
    <w:p w14:paraId="061F715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 원리</w:t>
      </w:r>
    </w:p>
    <w:p w14:paraId="7F4B3A84" w14:textId="77777777" w:rsidR="0071481F" w:rsidRPr="0071481F" w:rsidRDefault="0071481F" w:rsidP="0071481F">
      <w:pPr>
        <w:widowControl/>
        <w:numPr>
          <w:ilvl w:val="0"/>
          <w:numId w:val="11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지구는 하나의 연속장</w:t>
      </w:r>
    </w:p>
    <w:p w14:paraId="0410D118" w14:textId="77777777" w:rsidR="0071481F" w:rsidRPr="0071481F" w:rsidRDefault="0071481F" w:rsidP="0071481F">
      <w:pPr>
        <w:widowControl/>
        <w:numPr>
          <w:ilvl w:val="0"/>
          <w:numId w:val="11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국가의 경계는 인위적</w:t>
      </w:r>
    </w:p>
    <w:p w14:paraId="14323201" w14:textId="77777777" w:rsidR="0071481F" w:rsidRPr="0071481F" w:rsidRDefault="0071481F" w:rsidP="0071481F">
      <w:pPr>
        <w:widowControl/>
        <w:numPr>
          <w:ilvl w:val="0"/>
          <w:numId w:val="11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인류는 하나의 공동체</w:t>
      </w:r>
    </w:p>
    <w:p w14:paraId="64B51140"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109F7AA0">
          <v:rect id="_x0000_i1030" style="width:0;height:1.5pt" o:hralign="center" o:hrstd="t" o:hr="t" fillcolor="#a0a0a0" stroked="f"/>
        </w:pict>
      </w:r>
    </w:p>
    <w:p w14:paraId="1163A9A2" w14:textId="77777777" w:rsidR="0071481F" w:rsidRPr="0071481F" w:rsidRDefault="0071481F" w:rsidP="0071481F">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71481F">
        <w:rPr>
          <w:rFonts w:ascii="굴림" w:eastAsia="굴림" w:hAnsi="굴림" w:cs="굴림"/>
          <w:b/>
          <w:bCs/>
          <w:kern w:val="0"/>
          <w:sz w:val="36"/>
          <w:szCs w:val="36"/>
          <w14:ligatures w14:val="none"/>
        </w:rPr>
        <w:t>5. 연속장과 기존 우주론의 비교</w:t>
      </w:r>
    </w:p>
    <w:p w14:paraId="376F561D"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lastRenderedPageBreak/>
        <w:t>5.1 서양 과학의 우주론</w:t>
      </w:r>
    </w:p>
    <w:p w14:paraId="45475B18"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뉴턴의 기계적 우주</w:t>
      </w:r>
    </w:p>
    <w:p w14:paraId="5D7E8946"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p>
    <w:p w14:paraId="5A652F4D" w14:textId="77777777" w:rsidR="0071481F" w:rsidRPr="0071481F" w:rsidRDefault="0071481F" w:rsidP="0071481F">
      <w:pPr>
        <w:widowControl/>
        <w:numPr>
          <w:ilvl w:val="0"/>
          <w:numId w:val="11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시간과 공간은 절대적이고 독립적</w:t>
      </w:r>
    </w:p>
    <w:p w14:paraId="76D473E3" w14:textId="77777777" w:rsidR="0071481F" w:rsidRPr="0071481F" w:rsidRDefault="0071481F" w:rsidP="0071481F">
      <w:pPr>
        <w:widowControl/>
        <w:numPr>
          <w:ilvl w:val="0"/>
          <w:numId w:val="11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우주는 거대한 시계 같은 기계</w:t>
      </w:r>
    </w:p>
    <w:p w14:paraId="4F6EC047" w14:textId="77777777" w:rsidR="0071481F" w:rsidRPr="0071481F" w:rsidRDefault="0071481F" w:rsidP="0071481F">
      <w:pPr>
        <w:widowControl/>
        <w:numPr>
          <w:ilvl w:val="0"/>
          <w:numId w:val="11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결정론: 초기 조건으로 모든 것 예측 가능</w:t>
      </w:r>
    </w:p>
    <w:p w14:paraId="66D34486"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한계</w:t>
      </w:r>
    </w:p>
    <w:p w14:paraId="51F8B5A0" w14:textId="77777777" w:rsidR="0071481F" w:rsidRPr="0071481F" w:rsidRDefault="0071481F" w:rsidP="0071481F">
      <w:pPr>
        <w:widowControl/>
        <w:numPr>
          <w:ilvl w:val="0"/>
          <w:numId w:val="11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의식과 주관성 설명 불가</w:t>
      </w:r>
    </w:p>
    <w:p w14:paraId="4D5C9902" w14:textId="77777777" w:rsidR="0071481F" w:rsidRPr="0071481F" w:rsidRDefault="0071481F" w:rsidP="0071481F">
      <w:pPr>
        <w:widowControl/>
        <w:numPr>
          <w:ilvl w:val="0"/>
          <w:numId w:val="11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목적과 의미 부재</w:t>
      </w:r>
    </w:p>
    <w:p w14:paraId="7466D26A" w14:textId="77777777" w:rsidR="0071481F" w:rsidRPr="0071481F" w:rsidRDefault="0071481F" w:rsidP="0071481F">
      <w:pPr>
        <w:widowControl/>
        <w:numPr>
          <w:ilvl w:val="0"/>
          <w:numId w:val="11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차갑고 무미건조한 우주</w:t>
      </w:r>
    </w:p>
    <w:p w14:paraId="27A333E8"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아인슈타인의 상대성 우주</w:t>
      </w:r>
    </w:p>
    <w:p w14:paraId="3B0B077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p>
    <w:p w14:paraId="31299B26" w14:textId="77777777" w:rsidR="0071481F" w:rsidRPr="0071481F" w:rsidRDefault="0071481F" w:rsidP="0071481F">
      <w:pPr>
        <w:widowControl/>
        <w:numPr>
          <w:ilvl w:val="0"/>
          <w:numId w:val="11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시간과 공간은 상대적이고 결합됨 (시공간)</w:t>
      </w:r>
    </w:p>
    <w:p w14:paraId="2431C883" w14:textId="77777777" w:rsidR="0071481F" w:rsidRPr="0071481F" w:rsidRDefault="0071481F" w:rsidP="0071481F">
      <w:pPr>
        <w:widowControl/>
        <w:numPr>
          <w:ilvl w:val="0"/>
          <w:numId w:val="11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질량이 시공간을 휘게 함</w:t>
      </w:r>
    </w:p>
    <w:p w14:paraId="24E61CE9" w14:textId="77777777" w:rsidR="0071481F" w:rsidRPr="0071481F" w:rsidRDefault="0071481F" w:rsidP="0071481F">
      <w:pPr>
        <w:widowControl/>
        <w:numPr>
          <w:ilvl w:val="0"/>
          <w:numId w:val="11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빛의 속도는 절대적</w:t>
      </w:r>
    </w:p>
    <w:p w14:paraId="2AEFEFE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한계</w:t>
      </w:r>
    </w:p>
    <w:p w14:paraId="51D297C1" w14:textId="77777777" w:rsidR="0071481F" w:rsidRPr="0071481F" w:rsidRDefault="0071481F" w:rsidP="0071481F">
      <w:pPr>
        <w:widowControl/>
        <w:numPr>
          <w:ilvl w:val="0"/>
          <w:numId w:val="11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여전히 물질과 에너지에 국한</w:t>
      </w:r>
    </w:p>
    <w:p w14:paraId="17149B1C" w14:textId="77777777" w:rsidR="0071481F" w:rsidRPr="0071481F" w:rsidRDefault="0071481F" w:rsidP="0071481F">
      <w:pPr>
        <w:widowControl/>
        <w:numPr>
          <w:ilvl w:val="0"/>
          <w:numId w:val="11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의식과 영성 배제</w:t>
      </w:r>
    </w:p>
    <w:p w14:paraId="0C8F4C67" w14:textId="77777777" w:rsidR="0071481F" w:rsidRPr="0071481F" w:rsidRDefault="0071481F" w:rsidP="0071481F">
      <w:pPr>
        <w:widowControl/>
        <w:numPr>
          <w:ilvl w:val="0"/>
          <w:numId w:val="11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관찰자의 역할은 있으나 주관성은 없음</w:t>
      </w:r>
    </w:p>
    <w:p w14:paraId="7072CCFA"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양자역학의 확률적 우주</w:t>
      </w:r>
    </w:p>
    <w:p w14:paraId="7F2E908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p>
    <w:p w14:paraId="386C4345" w14:textId="77777777" w:rsidR="0071481F" w:rsidRPr="0071481F" w:rsidRDefault="0071481F" w:rsidP="0071481F">
      <w:pPr>
        <w:widowControl/>
        <w:numPr>
          <w:ilvl w:val="0"/>
          <w:numId w:val="12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입자의 위치와 운동량은 동시에 정확히 측정 불가 (불확정성 원리)</w:t>
      </w:r>
    </w:p>
    <w:p w14:paraId="2C5D8403" w14:textId="77777777" w:rsidR="0071481F" w:rsidRPr="0071481F" w:rsidRDefault="0071481F" w:rsidP="0071481F">
      <w:pPr>
        <w:widowControl/>
        <w:numPr>
          <w:ilvl w:val="0"/>
          <w:numId w:val="12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관찰 전에는 확률적 중첩 상태</w:t>
      </w:r>
    </w:p>
    <w:p w14:paraId="1A9E27AE" w14:textId="77777777" w:rsidR="0071481F" w:rsidRPr="0071481F" w:rsidRDefault="0071481F" w:rsidP="0071481F">
      <w:pPr>
        <w:widowControl/>
        <w:numPr>
          <w:ilvl w:val="0"/>
          <w:numId w:val="12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관찰이 현실을 결정</w:t>
      </w:r>
    </w:p>
    <w:p w14:paraId="406507B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강점</w:t>
      </w:r>
    </w:p>
    <w:p w14:paraId="7EE5D896" w14:textId="77777777" w:rsidR="0071481F" w:rsidRPr="0071481F" w:rsidRDefault="0071481F" w:rsidP="0071481F">
      <w:pPr>
        <w:widowControl/>
        <w:numPr>
          <w:ilvl w:val="0"/>
          <w:numId w:val="12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관찰자의 역할 인정</w:t>
      </w:r>
    </w:p>
    <w:p w14:paraId="52B2DBEA" w14:textId="77777777" w:rsidR="0071481F" w:rsidRPr="0071481F" w:rsidRDefault="0071481F" w:rsidP="0071481F">
      <w:pPr>
        <w:widowControl/>
        <w:numPr>
          <w:ilvl w:val="0"/>
          <w:numId w:val="12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연결성과 상호의존성 (양자 얽힘)</w:t>
      </w:r>
    </w:p>
    <w:p w14:paraId="32AB8FBA" w14:textId="77777777" w:rsidR="0071481F" w:rsidRPr="0071481F" w:rsidRDefault="0071481F" w:rsidP="0071481F">
      <w:pPr>
        <w:widowControl/>
        <w:numPr>
          <w:ilvl w:val="0"/>
          <w:numId w:val="12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연속장에 가까운 개념</w:t>
      </w:r>
    </w:p>
    <w:p w14:paraId="7AB5A5B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한계</w:t>
      </w:r>
    </w:p>
    <w:p w14:paraId="25A43554" w14:textId="77777777" w:rsidR="0071481F" w:rsidRPr="0071481F" w:rsidRDefault="0071481F" w:rsidP="0071481F">
      <w:pPr>
        <w:widowControl/>
        <w:numPr>
          <w:ilvl w:val="0"/>
          <w:numId w:val="12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여전히 물리적 차원에 국한</w:t>
      </w:r>
    </w:p>
    <w:p w14:paraId="279EA01F" w14:textId="77777777" w:rsidR="0071481F" w:rsidRPr="0071481F" w:rsidRDefault="0071481F" w:rsidP="0071481F">
      <w:pPr>
        <w:widowControl/>
        <w:numPr>
          <w:ilvl w:val="0"/>
          <w:numId w:val="12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의식의 본질 설명 어려움</w:t>
      </w:r>
    </w:p>
    <w:p w14:paraId="0B719F7B"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5.2 동양 철학의 우주론</w:t>
      </w:r>
    </w:p>
    <w:p w14:paraId="20FFD979"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불교의 화엄 우주</w:t>
      </w:r>
    </w:p>
    <w:p w14:paraId="1246BBBF"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p>
    <w:p w14:paraId="3E9D381F" w14:textId="77777777" w:rsidR="0071481F" w:rsidRPr="0071481F" w:rsidRDefault="0071481F" w:rsidP="0071481F">
      <w:pPr>
        <w:widowControl/>
        <w:numPr>
          <w:ilvl w:val="0"/>
          <w:numId w:val="12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인드라망(因陀羅網): 모든 것이 서로를 비추는 그물망</w:t>
      </w:r>
    </w:p>
    <w:p w14:paraId="307EDDC5" w14:textId="77777777" w:rsidR="0071481F" w:rsidRPr="0071481F" w:rsidRDefault="0071481F" w:rsidP="0071481F">
      <w:pPr>
        <w:widowControl/>
        <w:numPr>
          <w:ilvl w:val="0"/>
          <w:numId w:val="12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일즉다 다즉일(一卽多 多卽一): 하나가 곧 전체, 전체가 곧 하나</w:t>
      </w:r>
    </w:p>
    <w:p w14:paraId="0E0EA69C" w14:textId="77777777" w:rsidR="0071481F" w:rsidRPr="0071481F" w:rsidRDefault="0071481F" w:rsidP="0071481F">
      <w:pPr>
        <w:widowControl/>
        <w:numPr>
          <w:ilvl w:val="0"/>
          <w:numId w:val="12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시간과 공간을 초월한 법계(法界)</w:t>
      </w:r>
    </w:p>
    <w:p w14:paraId="631A728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연속장과의 유사성</w:t>
      </w:r>
    </w:p>
    <w:p w14:paraId="08A9A128" w14:textId="77777777" w:rsidR="0071481F" w:rsidRPr="0071481F" w:rsidRDefault="0071481F" w:rsidP="0071481F">
      <w:pPr>
        <w:widowControl/>
        <w:numPr>
          <w:ilvl w:val="0"/>
          <w:numId w:val="12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것의 연결성</w:t>
      </w:r>
    </w:p>
    <w:p w14:paraId="6E9840C3" w14:textId="77777777" w:rsidR="0071481F" w:rsidRPr="0071481F" w:rsidRDefault="0071481F" w:rsidP="0071481F">
      <w:pPr>
        <w:widowControl/>
        <w:numPr>
          <w:ilvl w:val="0"/>
          <w:numId w:val="12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부분과 전체의 일체성</w:t>
      </w:r>
    </w:p>
    <w:p w14:paraId="61F972BF" w14:textId="77777777" w:rsidR="0071481F" w:rsidRPr="0071481F" w:rsidRDefault="0071481F" w:rsidP="0071481F">
      <w:pPr>
        <w:widowControl/>
        <w:numPr>
          <w:ilvl w:val="0"/>
          <w:numId w:val="12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초월적 차원 포함</w:t>
      </w:r>
    </w:p>
    <w:p w14:paraId="39B3F79B"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도교의 도(道) 우주</w:t>
      </w:r>
    </w:p>
    <w:p w14:paraId="482ED69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p>
    <w:p w14:paraId="47EA49AC" w14:textId="77777777" w:rsidR="0071481F" w:rsidRPr="0071481F" w:rsidRDefault="0071481F" w:rsidP="0071481F">
      <w:pPr>
        <w:widowControl/>
        <w:numPr>
          <w:ilvl w:val="0"/>
          <w:numId w:val="12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도는 만물의 근원이자 법칙</w:t>
      </w:r>
    </w:p>
    <w:p w14:paraId="021932E4" w14:textId="77777777" w:rsidR="0071481F" w:rsidRPr="0071481F" w:rsidRDefault="0071481F" w:rsidP="0071481F">
      <w:pPr>
        <w:widowControl/>
        <w:numPr>
          <w:ilvl w:val="0"/>
          <w:numId w:val="12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무(無)에서 유(有)가 생겨남</w:t>
      </w:r>
    </w:p>
    <w:p w14:paraId="1BC1FB6B" w14:textId="77777777" w:rsidR="0071481F" w:rsidRPr="0071481F" w:rsidRDefault="0071481F" w:rsidP="0071481F">
      <w:pPr>
        <w:widowControl/>
        <w:numPr>
          <w:ilvl w:val="0"/>
          <w:numId w:val="12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자연스러운 흐름과 조화</w:t>
      </w:r>
    </w:p>
    <w:p w14:paraId="7BD7004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연속장과의 유사성</w:t>
      </w:r>
    </w:p>
    <w:p w14:paraId="023199EE" w14:textId="77777777" w:rsidR="0071481F" w:rsidRPr="0071481F" w:rsidRDefault="0071481F" w:rsidP="0071481F">
      <w:pPr>
        <w:widowControl/>
        <w:numPr>
          <w:ilvl w:val="0"/>
          <w:numId w:val="12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역동적 생성과 변화</w:t>
      </w:r>
    </w:p>
    <w:p w14:paraId="43EAEA8B" w14:textId="77777777" w:rsidR="0071481F" w:rsidRPr="0071481F" w:rsidRDefault="0071481F" w:rsidP="0071481F">
      <w:pPr>
        <w:widowControl/>
        <w:numPr>
          <w:ilvl w:val="0"/>
          <w:numId w:val="12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인위적 분리를 거부</w:t>
      </w:r>
    </w:p>
    <w:p w14:paraId="2634C159" w14:textId="77777777" w:rsidR="0071481F" w:rsidRPr="0071481F" w:rsidRDefault="0071481F" w:rsidP="0071481F">
      <w:pPr>
        <w:widowControl/>
        <w:numPr>
          <w:ilvl w:val="0"/>
          <w:numId w:val="12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자연스러운 베풂(無爲)</w:t>
      </w:r>
    </w:p>
    <w:p w14:paraId="50EA3E8F"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유교의 천인합일 우주</w:t>
      </w:r>
    </w:p>
    <w:p w14:paraId="456EDBE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p>
    <w:p w14:paraId="48F5F7BE" w14:textId="77777777" w:rsidR="0071481F" w:rsidRPr="0071481F" w:rsidRDefault="0071481F" w:rsidP="0071481F">
      <w:pPr>
        <w:widowControl/>
        <w:numPr>
          <w:ilvl w:val="0"/>
          <w:numId w:val="12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천(天)과 인(人)은 본래 하나</w:t>
      </w:r>
    </w:p>
    <w:p w14:paraId="1F2E05EC" w14:textId="77777777" w:rsidR="0071481F" w:rsidRPr="0071481F" w:rsidRDefault="0071481F" w:rsidP="0071481F">
      <w:pPr>
        <w:widowControl/>
        <w:numPr>
          <w:ilvl w:val="0"/>
          <w:numId w:val="12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하늘의 이치(天理)가 만물에 내재</w:t>
      </w:r>
    </w:p>
    <w:p w14:paraId="43A5F6AA" w14:textId="77777777" w:rsidR="0071481F" w:rsidRPr="0071481F" w:rsidRDefault="0071481F" w:rsidP="0071481F">
      <w:pPr>
        <w:widowControl/>
        <w:numPr>
          <w:ilvl w:val="0"/>
          <w:numId w:val="12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인간은 소우주, 우주는 대인간</w:t>
      </w:r>
    </w:p>
    <w:p w14:paraId="50F4BFF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연속장과의 유사성</w:t>
      </w:r>
    </w:p>
    <w:p w14:paraId="5875F36C" w14:textId="77777777" w:rsidR="0071481F" w:rsidRPr="0071481F" w:rsidRDefault="0071481F" w:rsidP="0071481F">
      <w:pPr>
        <w:widowControl/>
        <w:numPr>
          <w:ilvl w:val="0"/>
          <w:numId w:val="12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우주와 인간의 일체성</w:t>
      </w:r>
    </w:p>
    <w:p w14:paraId="40085E03" w14:textId="77777777" w:rsidR="0071481F" w:rsidRPr="0071481F" w:rsidRDefault="0071481F" w:rsidP="0071481F">
      <w:pPr>
        <w:widowControl/>
        <w:numPr>
          <w:ilvl w:val="0"/>
          <w:numId w:val="12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도덕과 우주 법칙의 일치</w:t>
      </w:r>
    </w:p>
    <w:p w14:paraId="1C0B6286" w14:textId="77777777" w:rsidR="0071481F" w:rsidRPr="0071481F" w:rsidRDefault="0071481F" w:rsidP="0071481F">
      <w:pPr>
        <w:widowControl/>
        <w:numPr>
          <w:ilvl w:val="0"/>
          <w:numId w:val="12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관계성 중심</w:t>
      </w:r>
    </w:p>
    <w:p w14:paraId="7BCF6274"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5.3 현대 통합 우주론</w:t>
      </w:r>
    </w:p>
    <w:p w14:paraId="5E00E9AF"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화이트헤드의 과정 우주론</w:t>
      </w:r>
    </w:p>
    <w:p w14:paraId="6411CDF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p>
    <w:p w14:paraId="1A1866F0" w14:textId="77777777" w:rsidR="0071481F" w:rsidRPr="0071481F" w:rsidRDefault="0071481F" w:rsidP="0071481F">
      <w:pPr>
        <w:widowControl/>
        <w:numPr>
          <w:ilvl w:val="0"/>
          <w:numId w:val="12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우주는 정적 실체가 아닌 과정(Process)</w:t>
      </w:r>
    </w:p>
    <w:p w14:paraId="3531BA9D" w14:textId="77777777" w:rsidR="0071481F" w:rsidRPr="0071481F" w:rsidRDefault="0071481F" w:rsidP="0071481F">
      <w:pPr>
        <w:widowControl/>
        <w:numPr>
          <w:ilvl w:val="0"/>
          <w:numId w:val="12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존재는 사건(Event)의 연속</w:t>
      </w:r>
    </w:p>
    <w:p w14:paraId="4FD0E011" w14:textId="77777777" w:rsidR="0071481F" w:rsidRPr="0071481F" w:rsidRDefault="0071481F" w:rsidP="0071481F">
      <w:pPr>
        <w:widowControl/>
        <w:numPr>
          <w:ilvl w:val="0"/>
          <w:numId w:val="12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경험과 감각이 우주의 기본 요소</w:t>
      </w:r>
    </w:p>
    <w:p w14:paraId="1B30CD8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연속장과의 유사성</w:t>
      </w:r>
    </w:p>
    <w:p w14:paraId="3A48CC31" w14:textId="77777777" w:rsidR="0071481F" w:rsidRPr="0071481F" w:rsidRDefault="0071481F" w:rsidP="0071481F">
      <w:pPr>
        <w:widowControl/>
        <w:numPr>
          <w:ilvl w:val="0"/>
          <w:numId w:val="13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연속적 과정 강조</w:t>
      </w:r>
    </w:p>
    <w:p w14:paraId="15CE5715" w14:textId="77777777" w:rsidR="0071481F" w:rsidRPr="0071481F" w:rsidRDefault="0071481F" w:rsidP="0071481F">
      <w:pPr>
        <w:widowControl/>
        <w:numPr>
          <w:ilvl w:val="0"/>
          <w:numId w:val="13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경험과 주관성 포함</w:t>
      </w:r>
    </w:p>
    <w:p w14:paraId="27EF8DF5" w14:textId="77777777" w:rsidR="0071481F" w:rsidRPr="0071481F" w:rsidRDefault="0071481F" w:rsidP="0071481F">
      <w:pPr>
        <w:widowControl/>
        <w:numPr>
          <w:ilvl w:val="0"/>
          <w:numId w:val="13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관계적 존재론</w:t>
      </w:r>
    </w:p>
    <w:p w14:paraId="2C25B4D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보옴의 내포 질서론</w:t>
      </w:r>
    </w:p>
    <w:p w14:paraId="3D98595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p>
    <w:p w14:paraId="18A8AE16" w14:textId="77777777" w:rsidR="0071481F" w:rsidRPr="0071481F" w:rsidRDefault="0071481F" w:rsidP="0071481F">
      <w:pPr>
        <w:widowControl/>
        <w:numPr>
          <w:ilvl w:val="0"/>
          <w:numId w:val="13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외현 질서(Explicate Order): 우리가 보는 현상 세계</w:t>
      </w:r>
    </w:p>
    <w:p w14:paraId="1A2B340C" w14:textId="77777777" w:rsidR="0071481F" w:rsidRPr="0071481F" w:rsidRDefault="0071481F" w:rsidP="0071481F">
      <w:pPr>
        <w:widowControl/>
        <w:numPr>
          <w:ilvl w:val="0"/>
          <w:numId w:val="13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내포 질서(Implicate Order): 숨겨진 연결의 세계</w:t>
      </w:r>
    </w:p>
    <w:p w14:paraId="067870BA" w14:textId="77777777" w:rsidR="0071481F" w:rsidRPr="0071481F" w:rsidRDefault="0071481F" w:rsidP="0071481F">
      <w:pPr>
        <w:widowControl/>
        <w:numPr>
          <w:ilvl w:val="0"/>
          <w:numId w:val="13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홀로그램 우주: 부분이 전체를 담고 있음</w:t>
      </w:r>
    </w:p>
    <w:p w14:paraId="5589442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연속장과의 유사성</w:t>
      </w:r>
    </w:p>
    <w:p w14:paraId="0E091318" w14:textId="77777777" w:rsidR="0071481F" w:rsidRPr="0071481F" w:rsidRDefault="0071481F" w:rsidP="0071481F">
      <w:pPr>
        <w:widowControl/>
        <w:numPr>
          <w:ilvl w:val="0"/>
          <w:numId w:val="13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보이지 않는 연결 강조</w:t>
      </w:r>
    </w:p>
    <w:p w14:paraId="0D2E41A9" w14:textId="77777777" w:rsidR="0071481F" w:rsidRPr="0071481F" w:rsidRDefault="0071481F" w:rsidP="0071481F">
      <w:pPr>
        <w:widowControl/>
        <w:numPr>
          <w:ilvl w:val="0"/>
          <w:numId w:val="13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부분과 전체의 관계</w:t>
      </w:r>
    </w:p>
    <w:p w14:paraId="42999DE0" w14:textId="77777777" w:rsidR="0071481F" w:rsidRPr="0071481F" w:rsidRDefault="0071481F" w:rsidP="0071481F">
      <w:pPr>
        <w:widowControl/>
        <w:numPr>
          <w:ilvl w:val="0"/>
          <w:numId w:val="13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양자역학과 의식의 통합 시도</w:t>
      </w:r>
    </w:p>
    <w:p w14:paraId="1A4A7E08"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가이아 이론</w:t>
      </w:r>
    </w:p>
    <w:p w14:paraId="36D1C2B6"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특징</w:t>
      </w:r>
    </w:p>
    <w:p w14:paraId="282796BC" w14:textId="77777777" w:rsidR="0071481F" w:rsidRPr="0071481F" w:rsidRDefault="0071481F" w:rsidP="0071481F">
      <w:pPr>
        <w:widowControl/>
        <w:numPr>
          <w:ilvl w:val="0"/>
          <w:numId w:val="13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지구는 하나의 살아있는 유기체</w:t>
      </w:r>
    </w:p>
    <w:p w14:paraId="11CE833D" w14:textId="77777777" w:rsidR="0071481F" w:rsidRPr="0071481F" w:rsidRDefault="0071481F" w:rsidP="0071481F">
      <w:pPr>
        <w:widowControl/>
        <w:numPr>
          <w:ilvl w:val="0"/>
          <w:numId w:val="13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생명과 무생물이 상호작용하며 항상성 유지</w:t>
      </w:r>
    </w:p>
    <w:p w14:paraId="3A8D85F0" w14:textId="77777777" w:rsidR="0071481F" w:rsidRPr="0071481F" w:rsidRDefault="0071481F" w:rsidP="0071481F">
      <w:pPr>
        <w:widowControl/>
        <w:numPr>
          <w:ilvl w:val="0"/>
          <w:numId w:val="13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자기 조절 시스템</w:t>
      </w:r>
    </w:p>
    <w:p w14:paraId="62582CA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연속장과의 유사성</w:t>
      </w:r>
    </w:p>
    <w:p w14:paraId="6BB665D9" w14:textId="77777777" w:rsidR="0071481F" w:rsidRPr="0071481F" w:rsidRDefault="0071481F" w:rsidP="0071481F">
      <w:pPr>
        <w:widowControl/>
        <w:numPr>
          <w:ilvl w:val="0"/>
          <w:numId w:val="13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살아있는 우주 개념</w:t>
      </w:r>
    </w:p>
    <w:p w14:paraId="4F6E2BD8" w14:textId="77777777" w:rsidR="0071481F" w:rsidRPr="0071481F" w:rsidRDefault="0071481F" w:rsidP="0071481F">
      <w:pPr>
        <w:widowControl/>
        <w:numPr>
          <w:ilvl w:val="0"/>
          <w:numId w:val="13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전체로서의 지구</w:t>
      </w:r>
    </w:p>
    <w:p w14:paraId="5094DA9B" w14:textId="77777777" w:rsidR="0071481F" w:rsidRPr="0071481F" w:rsidRDefault="0071481F" w:rsidP="0071481F">
      <w:pPr>
        <w:widowControl/>
        <w:numPr>
          <w:ilvl w:val="0"/>
          <w:numId w:val="13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상호의존적 관계</w:t>
      </w:r>
    </w:p>
    <w:p w14:paraId="79933DAD"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lastRenderedPageBreak/>
        <w:t>5.4 연속장 우주론의 독창성</w:t>
      </w:r>
    </w:p>
    <w:p w14:paraId="20B22018"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기존 이론과의 차별점</w:t>
      </w:r>
    </w:p>
    <w:p w14:paraId="6C85F12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 통합성</w:t>
      </w:r>
    </w:p>
    <w:p w14:paraId="6980C34C" w14:textId="77777777" w:rsidR="0071481F" w:rsidRPr="0071481F" w:rsidRDefault="0071481F" w:rsidP="0071481F">
      <w:pPr>
        <w:widowControl/>
        <w:numPr>
          <w:ilvl w:val="0"/>
          <w:numId w:val="13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서양 과학 + 동양 철학</w:t>
      </w:r>
    </w:p>
    <w:p w14:paraId="0BD136EB" w14:textId="77777777" w:rsidR="0071481F" w:rsidRPr="0071481F" w:rsidRDefault="0071481F" w:rsidP="0071481F">
      <w:pPr>
        <w:widowControl/>
        <w:numPr>
          <w:ilvl w:val="0"/>
          <w:numId w:val="13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물질 + 에너지 + 의식 + 영성</w:t>
      </w:r>
    </w:p>
    <w:p w14:paraId="743495F5" w14:textId="77777777" w:rsidR="0071481F" w:rsidRPr="0071481F" w:rsidRDefault="0071481F" w:rsidP="0071481F">
      <w:pPr>
        <w:widowControl/>
        <w:numPr>
          <w:ilvl w:val="0"/>
          <w:numId w:val="13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과학 + 철학 + 종교</w:t>
      </w:r>
    </w:p>
    <w:p w14:paraId="2069C7E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실천성</w:t>
      </w:r>
    </w:p>
    <w:p w14:paraId="15259732" w14:textId="77777777" w:rsidR="0071481F" w:rsidRPr="0071481F" w:rsidRDefault="0071481F" w:rsidP="0071481F">
      <w:pPr>
        <w:widowControl/>
        <w:numPr>
          <w:ilvl w:val="0"/>
          <w:numId w:val="13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단순한 이론이 아닌 삶의 지침</w:t>
      </w:r>
    </w:p>
    <w:p w14:paraId="5E262331" w14:textId="77777777" w:rsidR="0071481F" w:rsidRPr="0071481F" w:rsidRDefault="0071481F" w:rsidP="0071481F">
      <w:pPr>
        <w:widowControl/>
        <w:numPr>
          <w:ilvl w:val="0"/>
          <w:numId w:val="13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오공사상으로 구체화</w:t>
      </w:r>
    </w:p>
    <w:p w14:paraId="7820FA52" w14:textId="77777777" w:rsidR="0071481F" w:rsidRPr="0071481F" w:rsidRDefault="0071481F" w:rsidP="0071481F">
      <w:pPr>
        <w:widowControl/>
        <w:numPr>
          <w:ilvl w:val="0"/>
          <w:numId w:val="13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다양한 분야에 적용 가능</w:t>
      </w:r>
    </w:p>
    <w:p w14:paraId="24300EB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개방성</w:t>
      </w:r>
    </w:p>
    <w:p w14:paraId="62B1E7FC" w14:textId="77777777" w:rsidR="0071481F" w:rsidRPr="0071481F" w:rsidRDefault="0071481F" w:rsidP="0071481F">
      <w:pPr>
        <w:widowControl/>
        <w:numPr>
          <w:ilvl w:val="0"/>
          <w:numId w:val="13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완결된 체계가 아닌 열린 구조</w:t>
      </w:r>
    </w:p>
    <w:p w14:paraId="5E1D9665" w14:textId="77777777" w:rsidR="0071481F" w:rsidRPr="0071481F" w:rsidRDefault="0071481F" w:rsidP="0071481F">
      <w:pPr>
        <w:widowControl/>
        <w:numPr>
          <w:ilvl w:val="0"/>
          <w:numId w:val="13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계속 진화하고 발전</w:t>
      </w:r>
    </w:p>
    <w:p w14:paraId="301F9774" w14:textId="77777777" w:rsidR="0071481F" w:rsidRPr="0071481F" w:rsidRDefault="0071481F" w:rsidP="0071481F">
      <w:pPr>
        <w:widowControl/>
        <w:numPr>
          <w:ilvl w:val="0"/>
          <w:numId w:val="13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다양한 해석과 적용 가능</w:t>
      </w:r>
    </w:p>
    <w:p w14:paraId="4702132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4. 언어적 섬세함</w:t>
      </w:r>
    </w:p>
    <w:p w14:paraId="35A5D374" w14:textId="77777777" w:rsidR="0071481F" w:rsidRPr="0071481F" w:rsidRDefault="0071481F" w:rsidP="0071481F">
      <w:pPr>
        <w:widowControl/>
        <w:numPr>
          <w:ilvl w:val="0"/>
          <w:numId w:val="13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張(장)과 場(장)의 구분</w:t>
      </w:r>
    </w:p>
    <w:p w14:paraId="35ADCE86" w14:textId="77777777" w:rsidR="0071481F" w:rsidRPr="0071481F" w:rsidRDefault="0071481F" w:rsidP="0071481F">
      <w:pPr>
        <w:widowControl/>
        <w:numPr>
          <w:ilvl w:val="0"/>
          <w:numId w:val="13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온(ON)이라는 독특한 개념</w:t>
      </w:r>
    </w:p>
    <w:p w14:paraId="67D8CC29" w14:textId="77777777" w:rsidR="0071481F" w:rsidRPr="0071481F" w:rsidRDefault="0071481F" w:rsidP="0071481F">
      <w:pPr>
        <w:widowControl/>
        <w:numPr>
          <w:ilvl w:val="0"/>
          <w:numId w:val="13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한자와 영어의 조화</w:t>
      </w:r>
    </w:p>
    <w:p w14:paraId="031D26C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연속장이 답하는 질문들</w:t>
      </w:r>
    </w:p>
    <w:p w14:paraId="10663B2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Q1: 우주는 무엇인가?</w:t>
      </w:r>
    </w:p>
    <w:p w14:paraId="3CF7EEE2" w14:textId="77777777" w:rsidR="0071481F" w:rsidRPr="0071481F" w:rsidRDefault="0071481F" w:rsidP="0071481F">
      <w:pPr>
        <w:widowControl/>
        <w:numPr>
          <w:ilvl w:val="0"/>
          <w:numId w:val="13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기존: 물질과 에너지의 집합</w:t>
      </w:r>
    </w:p>
    <w:p w14:paraId="0E9428EC" w14:textId="77777777" w:rsidR="0071481F" w:rsidRPr="0071481F" w:rsidRDefault="0071481F" w:rsidP="0071481F">
      <w:pPr>
        <w:widowControl/>
        <w:numPr>
          <w:ilvl w:val="0"/>
          <w:numId w:val="13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물질, 기, 정, 영성이 어우러진 살아있는 존재</w:t>
      </w:r>
    </w:p>
    <w:p w14:paraId="64F2B0E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Q2: 나는 누구인가?</w:t>
      </w:r>
    </w:p>
    <w:p w14:paraId="4D78D56C" w14:textId="77777777" w:rsidR="0071481F" w:rsidRPr="0071481F" w:rsidRDefault="0071481F" w:rsidP="0071481F">
      <w:pPr>
        <w:widowControl/>
        <w:numPr>
          <w:ilvl w:val="0"/>
          <w:numId w:val="14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기존: 생물학적 개체</w:t>
      </w:r>
    </w:p>
    <w:p w14:paraId="2FA06BB9" w14:textId="77777777" w:rsidR="0071481F" w:rsidRPr="0071481F" w:rsidRDefault="0071481F" w:rsidP="0071481F">
      <w:pPr>
        <w:widowControl/>
        <w:numPr>
          <w:ilvl w:val="0"/>
          <w:numId w:val="14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우주의 일부이자 전체 (아온)</w:t>
      </w:r>
    </w:p>
    <w:p w14:paraId="385169B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Q3: 삶의 목적은 무엇인가?</w:t>
      </w:r>
    </w:p>
    <w:p w14:paraId="2651F663" w14:textId="77777777" w:rsidR="0071481F" w:rsidRPr="0071481F" w:rsidRDefault="0071481F" w:rsidP="0071481F">
      <w:pPr>
        <w:widowControl/>
        <w:numPr>
          <w:ilvl w:val="0"/>
          <w:numId w:val="14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 xml:space="preserve">기존: 생존과 </w:t>
      </w:r>
      <w:proofErr w:type="gramStart"/>
      <w:r w:rsidRPr="0071481F">
        <w:rPr>
          <w:rFonts w:ascii="굴림" w:eastAsia="굴림" w:hAnsi="굴림" w:cs="굴림"/>
          <w:kern w:val="0"/>
          <w:sz w:val="24"/>
          <w14:ligatures w14:val="none"/>
        </w:rPr>
        <w:t>번식 /</w:t>
      </w:r>
      <w:proofErr w:type="gramEnd"/>
      <w:r w:rsidRPr="0071481F">
        <w:rPr>
          <w:rFonts w:ascii="굴림" w:eastAsia="굴림" w:hAnsi="굴림" w:cs="굴림"/>
          <w:kern w:val="0"/>
          <w:sz w:val="24"/>
          <w14:ligatures w14:val="none"/>
        </w:rPr>
        <w:t xml:space="preserve"> 개인의 행복</w:t>
      </w:r>
    </w:p>
    <w:p w14:paraId="31660A6F" w14:textId="77777777" w:rsidR="0071481F" w:rsidRPr="0071481F" w:rsidRDefault="0071481F" w:rsidP="0071481F">
      <w:pPr>
        <w:widowControl/>
        <w:numPr>
          <w:ilvl w:val="0"/>
          <w:numId w:val="14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함께 공존, 공생, 공영, 공감, 공진화 (오공)</w:t>
      </w:r>
    </w:p>
    <w:p w14:paraId="32AB0F5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lastRenderedPageBreak/>
        <w:t>Q4: 죽음 이후는?</w:t>
      </w:r>
    </w:p>
    <w:p w14:paraId="6777DC89" w14:textId="77777777" w:rsidR="0071481F" w:rsidRPr="0071481F" w:rsidRDefault="0071481F" w:rsidP="0071481F">
      <w:pPr>
        <w:widowControl/>
        <w:numPr>
          <w:ilvl w:val="0"/>
          <w:numId w:val="14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기존: 소멸 또는 불가지</w:t>
      </w:r>
    </w:p>
    <w:p w14:paraId="7C54577F" w14:textId="77777777" w:rsidR="0071481F" w:rsidRPr="0071481F" w:rsidRDefault="0071481F" w:rsidP="0071481F">
      <w:pPr>
        <w:widowControl/>
        <w:numPr>
          <w:ilvl w:val="0"/>
          <w:numId w:val="14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영성은 계속되며 연속장 안에서 변화</w:t>
      </w:r>
    </w:p>
    <w:p w14:paraId="4AAD9A46"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Q5: 우주의 미래는?</w:t>
      </w:r>
    </w:p>
    <w:p w14:paraId="01044214" w14:textId="77777777" w:rsidR="0071481F" w:rsidRPr="0071481F" w:rsidRDefault="0071481F" w:rsidP="0071481F">
      <w:pPr>
        <w:widowControl/>
        <w:numPr>
          <w:ilvl w:val="0"/>
          <w:numId w:val="14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기존: 열역학적 죽음 또는 빅크런치</w:t>
      </w:r>
    </w:p>
    <w:p w14:paraId="1B67BA28" w14:textId="77777777" w:rsidR="0071481F" w:rsidRPr="0071481F" w:rsidRDefault="0071481F" w:rsidP="0071481F">
      <w:pPr>
        <w:widowControl/>
        <w:numPr>
          <w:ilvl w:val="0"/>
          <w:numId w:val="14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끊임없는 진화와 창조, 영원한 베풂과 누림</w:t>
      </w:r>
    </w:p>
    <w:p w14:paraId="755D4F8B"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51300CF0">
          <v:rect id="_x0000_i1031" style="width:0;height:1.5pt" o:hralign="center" o:hrstd="t" o:hr="t" fillcolor="#a0a0a0" stroked="f"/>
        </w:pict>
      </w:r>
    </w:p>
    <w:p w14:paraId="17C189FD" w14:textId="77777777" w:rsidR="0071481F" w:rsidRPr="0071481F" w:rsidRDefault="0071481F" w:rsidP="0071481F">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71481F">
        <w:rPr>
          <w:rFonts w:ascii="굴림" w:eastAsia="굴림" w:hAnsi="굴림" w:cs="굴림"/>
          <w:b/>
          <w:bCs/>
          <w:kern w:val="0"/>
          <w:sz w:val="36"/>
          <w:szCs w:val="36"/>
          <w14:ligatures w14:val="none"/>
        </w:rPr>
        <w:t>6. 전문가 검토 및 학술적 확산</w:t>
      </w:r>
    </w:p>
    <w:p w14:paraId="76D75BCA"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6.1 전문가 검토 요약</w:t>
      </w:r>
    </w:p>
    <w:p w14:paraId="3EE94D05"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검토 배경</w:t>
      </w:r>
    </w:p>
    <w:p w14:paraId="173C7D61" w14:textId="77777777" w:rsidR="0071481F" w:rsidRPr="0071481F" w:rsidRDefault="0071481F" w:rsidP="0071481F">
      <w:pPr>
        <w:widowControl/>
        <w:numPr>
          <w:ilvl w:val="0"/>
          <w:numId w:val="14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개념의 학술적 타당성 검증</w:t>
      </w:r>
    </w:p>
    <w:p w14:paraId="06A2AD6F" w14:textId="77777777" w:rsidR="0071481F" w:rsidRPr="0071481F" w:rsidRDefault="0071481F" w:rsidP="0071481F">
      <w:pPr>
        <w:widowControl/>
        <w:numPr>
          <w:ilvl w:val="0"/>
          <w:numId w:val="14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글로벌 확산을 위한 전략 수립</w:t>
      </w:r>
    </w:p>
    <w:p w14:paraId="29E441D5" w14:textId="77777777" w:rsidR="0071481F" w:rsidRPr="0071481F" w:rsidRDefault="0071481F" w:rsidP="0071481F">
      <w:pPr>
        <w:widowControl/>
        <w:numPr>
          <w:ilvl w:val="0"/>
          <w:numId w:val="14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다학제적 피드백 수렴</w:t>
      </w:r>
    </w:p>
    <w:p w14:paraId="34BE5F4C"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주요 평가</w:t>
      </w:r>
    </w:p>
    <w:p w14:paraId="065AB51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강점</w:t>
      </w:r>
    </w:p>
    <w:p w14:paraId="60E0E11B" w14:textId="77777777" w:rsidR="0071481F" w:rsidRPr="0071481F" w:rsidRDefault="0071481F" w:rsidP="0071481F">
      <w:pPr>
        <w:widowControl/>
        <w:numPr>
          <w:ilvl w:val="0"/>
          <w:numId w:val="14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통합적 접근</w:t>
      </w:r>
      <w:r w:rsidRPr="0071481F">
        <w:rPr>
          <w:rFonts w:ascii="굴림" w:eastAsia="굴림" w:hAnsi="굴림" w:cs="굴림"/>
          <w:kern w:val="0"/>
          <w:sz w:val="24"/>
          <w14:ligatures w14:val="none"/>
        </w:rPr>
        <w:t>: 동서양 철학과 과학의 조화</w:t>
      </w:r>
    </w:p>
    <w:p w14:paraId="2E28AECA" w14:textId="77777777" w:rsidR="0071481F" w:rsidRPr="0071481F" w:rsidRDefault="0071481F" w:rsidP="0071481F">
      <w:pPr>
        <w:widowControl/>
        <w:numPr>
          <w:ilvl w:val="0"/>
          <w:numId w:val="14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독창성</w:t>
      </w:r>
      <w:r w:rsidRPr="0071481F">
        <w:rPr>
          <w:rFonts w:ascii="굴림" w:eastAsia="굴림" w:hAnsi="굴림" w:cs="굴림"/>
          <w:kern w:val="0"/>
          <w:sz w:val="24"/>
          <w14:ligatures w14:val="none"/>
        </w:rPr>
        <w:t>: 張(장) 개념의 새로운 해석</w:t>
      </w:r>
    </w:p>
    <w:p w14:paraId="69C63706" w14:textId="77777777" w:rsidR="0071481F" w:rsidRPr="0071481F" w:rsidRDefault="0071481F" w:rsidP="0071481F">
      <w:pPr>
        <w:widowControl/>
        <w:numPr>
          <w:ilvl w:val="0"/>
          <w:numId w:val="14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포괄성</w:t>
      </w:r>
      <w:r w:rsidRPr="0071481F">
        <w:rPr>
          <w:rFonts w:ascii="굴림" w:eastAsia="굴림" w:hAnsi="굴림" w:cs="굴림"/>
          <w:kern w:val="0"/>
          <w:sz w:val="24"/>
          <w14:ligatures w14:val="none"/>
        </w:rPr>
        <w:t>: 물질부터 영성까지 전 차원 포함</w:t>
      </w:r>
    </w:p>
    <w:p w14:paraId="7439D17F" w14:textId="77777777" w:rsidR="0071481F" w:rsidRPr="0071481F" w:rsidRDefault="0071481F" w:rsidP="0071481F">
      <w:pPr>
        <w:widowControl/>
        <w:numPr>
          <w:ilvl w:val="0"/>
          <w:numId w:val="14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실천성</w:t>
      </w:r>
      <w:r w:rsidRPr="0071481F">
        <w:rPr>
          <w:rFonts w:ascii="굴림" w:eastAsia="굴림" w:hAnsi="굴림" w:cs="굴림"/>
          <w:kern w:val="0"/>
          <w:sz w:val="24"/>
          <w14:ligatures w14:val="none"/>
        </w:rPr>
        <w:t>: 오공사상으로 구체화</w:t>
      </w:r>
    </w:p>
    <w:p w14:paraId="6926D9B0" w14:textId="77777777" w:rsidR="0071481F" w:rsidRPr="0071481F" w:rsidRDefault="0071481F" w:rsidP="0071481F">
      <w:pPr>
        <w:widowControl/>
        <w:numPr>
          <w:ilvl w:val="0"/>
          <w:numId w:val="14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적용 가능성</w:t>
      </w:r>
      <w:r w:rsidRPr="0071481F">
        <w:rPr>
          <w:rFonts w:ascii="굴림" w:eastAsia="굴림" w:hAnsi="굴림" w:cs="굴림"/>
          <w:kern w:val="0"/>
          <w:sz w:val="24"/>
          <w14:ligatures w14:val="none"/>
        </w:rPr>
        <w:t>: 개인부터 사회, 우주까지 광범위</w:t>
      </w:r>
    </w:p>
    <w:p w14:paraId="127A2C2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보완 필요 사항</w:t>
      </w:r>
    </w:p>
    <w:p w14:paraId="73FC8744" w14:textId="77777777" w:rsidR="0071481F" w:rsidRPr="0071481F" w:rsidRDefault="0071481F" w:rsidP="0071481F">
      <w:pPr>
        <w:widowControl/>
        <w:numPr>
          <w:ilvl w:val="0"/>
          <w:numId w:val="14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용어 명확화</w:t>
      </w:r>
      <w:r w:rsidRPr="0071481F">
        <w:rPr>
          <w:rFonts w:ascii="굴림" w:eastAsia="굴림" w:hAnsi="굴림" w:cs="굴림"/>
          <w:kern w:val="0"/>
          <w:sz w:val="24"/>
          <w14:ligatures w14:val="none"/>
        </w:rPr>
        <w:t>: 서양 독자를 위한 번역과 설명</w:t>
      </w:r>
    </w:p>
    <w:p w14:paraId="39DE3743" w14:textId="77777777" w:rsidR="0071481F" w:rsidRPr="0071481F" w:rsidRDefault="0071481F" w:rsidP="0071481F">
      <w:pPr>
        <w:widowControl/>
        <w:numPr>
          <w:ilvl w:val="0"/>
          <w:numId w:val="14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과학적 증거</w:t>
      </w:r>
      <w:r w:rsidRPr="0071481F">
        <w:rPr>
          <w:rFonts w:ascii="굴림" w:eastAsia="굴림" w:hAnsi="굴림" w:cs="굴림"/>
          <w:kern w:val="0"/>
          <w:sz w:val="24"/>
          <w14:ligatures w14:val="none"/>
        </w:rPr>
        <w:t>: 실험이나 관찰로 뒷받침</w:t>
      </w:r>
    </w:p>
    <w:p w14:paraId="1CFACD0C" w14:textId="77777777" w:rsidR="0071481F" w:rsidRPr="0071481F" w:rsidRDefault="0071481F" w:rsidP="0071481F">
      <w:pPr>
        <w:widowControl/>
        <w:numPr>
          <w:ilvl w:val="0"/>
          <w:numId w:val="14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철학적 정교화</w:t>
      </w:r>
      <w:r w:rsidRPr="0071481F">
        <w:rPr>
          <w:rFonts w:ascii="굴림" w:eastAsia="굴림" w:hAnsi="굴림" w:cs="굴림"/>
          <w:kern w:val="0"/>
          <w:sz w:val="24"/>
          <w14:ligatures w14:val="none"/>
        </w:rPr>
        <w:t>: 기존 철학과의 정밀한 비교</w:t>
      </w:r>
    </w:p>
    <w:p w14:paraId="5C9918AE" w14:textId="77777777" w:rsidR="0071481F" w:rsidRPr="0071481F" w:rsidRDefault="0071481F" w:rsidP="0071481F">
      <w:pPr>
        <w:widowControl/>
        <w:numPr>
          <w:ilvl w:val="0"/>
          <w:numId w:val="14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실천 사례</w:t>
      </w:r>
      <w:r w:rsidRPr="0071481F">
        <w:rPr>
          <w:rFonts w:ascii="굴림" w:eastAsia="굴림" w:hAnsi="굴림" w:cs="굴림"/>
          <w:kern w:val="0"/>
          <w:sz w:val="24"/>
          <w14:ligatures w14:val="none"/>
        </w:rPr>
        <w:t>: 구체적인 적용 사례 축적</w:t>
      </w:r>
    </w:p>
    <w:p w14:paraId="7854A473"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6.2 학술적 확산 전략</w:t>
      </w:r>
    </w:p>
    <w:p w14:paraId="6235B66D"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출판 전략</w:t>
      </w:r>
    </w:p>
    <w:p w14:paraId="41A46E1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1차: 프리프린트 (Preprint)</w:t>
      </w:r>
    </w:p>
    <w:p w14:paraId="5C20DAF9" w14:textId="77777777" w:rsidR="0071481F" w:rsidRPr="0071481F" w:rsidRDefault="0071481F" w:rsidP="0071481F">
      <w:pPr>
        <w:widowControl/>
        <w:numPr>
          <w:ilvl w:val="0"/>
          <w:numId w:val="14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PhilArchive (철학 분야 최대 오픈 아카이브)</w:t>
      </w:r>
    </w:p>
    <w:p w14:paraId="737D6223" w14:textId="77777777" w:rsidR="0071481F" w:rsidRPr="0071481F" w:rsidRDefault="0071481F" w:rsidP="0071481F">
      <w:pPr>
        <w:widowControl/>
        <w:numPr>
          <w:ilvl w:val="0"/>
          <w:numId w:val="14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Preprints.org (MDPI, 다학제)</w:t>
      </w:r>
    </w:p>
    <w:p w14:paraId="2C2AD732" w14:textId="77777777" w:rsidR="0071481F" w:rsidRPr="0071481F" w:rsidRDefault="0071481F" w:rsidP="0071481F">
      <w:pPr>
        <w:widowControl/>
        <w:numPr>
          <w:ilvl w:val="0"/>
          <w:numId w:val="14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arXiv (물리학/우주론 분야)</w:t>
      </w:r>
    </w:p>
    <w:p w14:paraId="028E6406"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2차: 학술지 논문</w:t>
      </w:r>
    </w:p>
    <w:p w14:paraId="2B9FD8E7" w14:textId="77777777" w:rsidR="0071481F" w:rsidRPr="0071481F" w:rsidRDefault="0071481F" w:rsidP="0071481F">
      <w:pPr>
        <w:widowControl/>
        <w:numPr>
          <w:ilvl w:val="0"/>
          <w:numId w:val="14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Philosophy East and West (동서 철학 비교)</w:t>
      </w:r>
    </w:p>
    <w:p w14:paraId="2E50DB88" w14:textId="77777777" w:rsidR="0071481F" w:rsidRPr="0071481F" w:rsidRDefault="0071481F" w:rsidP="0071481F">
      <w:pPr>
        <w:widowControl/>
        <w:numPr>
          <w:ilvl w:val="0"/>
          <w:numId w:val="14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Journal of Consciousness Studies (의식 연구)</w:t>
      </w:r>
    </w:p>
    <w:p w14:paraId="6F02B111" w14:textId="77777777" w:rsidR="0071481F" w:rsidRPr="0071481F" w:rsidRDefault="0071481F" w:rsidP="0071481F">
      <w:pPr>
        <w:widowControl/>
        <w:numPr>
          <w:ilvl w:val="0"/>
          <w:numId w:val="14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Zygon: Journal of Religion and Science (종교와 과학)</w:t>
      </w:r>
    </w:p>
    <w:p w14:paraId="554FD00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3차: 단행본</w:t>
      </w:r>
    </w:p>
    <w:p w14:paraId="71EBE039" w14:textId="77777777" w:rsidR="0071481F" w:rsidRPr="0071481F" w:rsidRDefault="0071481F" w:rsidP="0071481F">
      <w:pPr>
        <w:widowControl/>
        <w:numPr>
          <w:ilvl w:val="0"/>
          <w:numId w:val="14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영문판: "Continujang Universe: A Living Cosmos"</w:t>
      </w:r>
    </w:p>
    <w:p w14:paraId="0105E272" w14:textId="77777777" w:rsidR="0071481F" w:rsidRPr="0071481F" w:rsidRDefault="0071481F" w:rsidP="0071481F">
      <w:pPr>
        <w:widowControl/>
        <w:numPr>
          <w:ilvl w:val="0"/>
          <w:numId w:val="14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한국어판: "연속장 우주: 살아있는 우주론"</w:t>
      </w:r>
    </w:p>
    <w:p w14:paraId="59CCED14"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학술 네트워크 구축</w:t>
      </w:r>
    </w:p>
    <w:p w14:paraId="25B004E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ResearchGate</w:t>
      </w:r>
    </w:p>
    <w:p w14:paraId="6CB9527B" w14:textId="77777777" w:rsidR="0071481F" w:rsidRPr="0071481F" w:rsidRDefault="0071481F" w:rsidP="0071481F">
      <w:pPr>
        <w:widowControl/>
        <w:numPr>
          <w:ilvl w:val="0"/>
          <w:numId w:val="15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프로젝트 페이지 개설</w:t>
      </w:r>
    </w:p>
    <w:p w14:paraId="1C9E31D8" w14:textId="77777777" w:rsidR="0071481F" w:rsidRPr="0071481F" w:rsidRDefault="0071481F" w:rsidP="0071481F">
      <w:pPr>
        <w:widowControl/>
        <w:numPr>
          <w:ilvl w:val="0"/>
          <w:numId w:val="15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관련 논문 및 자료 공유</w:t>
      </w:r>
    </w:p>
    <w:p w14:paraId="7BEAFA5D" w14:textId="77777777" w:rsidR="0071481F" w:rsidRPr="0071481F" w:rsidRDefault="0071481F" w:rsidP="0071481F">
      <w:pPr>
        <w:widowControl/>
        <w:numPr>
          <w:ilvl w:val="0"/>
          <w:numId w:val="15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전 세계 연구자들과 토론</w:t>
      </w:r>
    </w:p>
    <w:p w14:paraId="0093CC42"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Academia.edu</w:t>
      </w:r>
    </w:p>
    <w:p w14:paraId="410FA6DD" w14:textId="77777777" w:rsidR="0071481F" w:rsidRPr="0071481F" w:rsidRDefault="0071481F" w:rsidP="0071481F">
      <w:pPr>
        <w:widowControl/>
        <w:numPr>
          <w:ilvl w:val="0"/>
          <w:numId w:val="15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개인 프로필 구축</w:t>
      </w:r>
    </w:p>
    <w:p w14:paraId="1081508B" w14:textId="77777777" w:rsidR="0071481F" w:rsidRPr="0071481F" w:rsidRDefault="0071481F" w:rsidP="0071481F">
      <w:pPr>
        <w:widowControl/>
        <w:numPr>
          <w:ilvl w:val="0"/>
          <w:numId w:val="15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관련 에세이 연재</w:t>
      </w:r>
    </w:p>
    <w:p w14:paraId="4BFBA4C9" w14:textId="77777777" w:rsidR="0071481F" w:rsidRPr="0071481F" w:rsidRDefault="0071481F" w:rsidP="0071481F">
      <w:pPr>
        <w:widowControl/>
        <w:numPr>
          <w:ilvl w:val="0"/>
          <w:numId w:val="15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관심 있는 학자들과 네트워크</w:t>
      </w:r>
    </w:p>
    <w:p w14:paraId="0FED870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학술 대회 발표</w:t>
      </w:r>
    </w:p>
    <w:p w14:paraId="26616FAF" w14:textId="77777777" w:rsidR="0071481F" w:rsidRPr="0071481F" w:rsidRDefault="0071481F" w:rsidP="0071481F">
      <w:pPr>
        <w:widowControl/>
        <w:numPr>
          <w:ilvl w:val="0"/>
          <w:numId w:val="15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한국철학회</w:t>
      </w:r>
    </w:p>
    <w:p w14:paraId="03064E24" w14:textId="77777777" w:rsidR="0071481F" w:rsidRPr="0071481F" w:rsidRDefault="0071481F" w:rsidP="0071481F">
      <w:pPr>
        <w:widowControl/>
        <w:numPr>
          <w:ilvl w:val="0"/>
          <w:numId w:val="15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동서철학회</w:t>
      </w:r>
    </w:p>
    <w:p w14:paraId="23F06C15" w14:textId="77777777" w:rsidR="0071481F" w:rsidRPr="0071481F" w:rsidRDefault="0071481F" w:rsidP="0071481F">
      <w:pPr>
        <w:widowControl/>
        <w:numPr>
          <w:ilvl w:val="0"/>
          <w:numId w:val="15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한국종교학회</w:t>
      </w:r>
    </w:p>
    <w:p w14:paraId="596F3387" w14:textId="77777777" w:rsidR="0071481F" w:rsidRPr="0071481F" w:rsidRDefault="0071481F" w:rsidP="0071481F">
      <w:pPr>
        <w:widowControl/>
        <w:numPr>
          <w:ilvl w:val="0"/>
          <w:numId w:val="15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국제 학술대회</w:t>
      </w:r>
    </w:p>
    <w:p w14:paraId="1A18A0FB"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대중 확산</w:t>
      </w:r>
    </w:p>
    <w:p w14:paraId="3DE475F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블로그/웹사이트</w:t>
      </w:r>
    </w:p>
    <w:p w14:paraId="008EEBE3" w14:textId="77777777" w:rsidR="0071481F" w:rsidRPr="0071481F" w:rsidRDefault="0071481F" w:rsidP="0071481F">
      <w:pPr>
        <w:widowControl/>
        <w:numPr>
          <w:ilvl w:val="0"/>
          <w:numId w:val="15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continujang.org 도메인 확보</w:t>
      </w:r>
    </w:p>
    <w:p w14:paraId="05FC24CE" w14:textId="77777777" w:rsidR="0071481F" w:rsidRPr="0071481F" w:rsidRDefault="0071481F" w:rsidP="0071481F">
      <w:pPr>
        <w:widowControl/>
        <w:numPr>
          <w:ilvl w:val="0"/>
          <w:numId w:val="15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체계적인 콘텐츠 구축</w:t>
      </w:r>
    </w:p>
    <w:p w14:paraId="351CB54D" w14:textId="77777777" w:rsidR="0071481F" w:rsidRPr="0071481F" w:rsidRDefault="0071481F" w:rsidP="0071481F">
      <w:pPr>
        <w:widowControl/>
        <w:numPr>
          <w:ilvl w:val="0"/>
          <w:numId w:val="15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다국어 지원 (한국어, 영어, 일본어, 중국어)</w:t>
      </w:r>
    </w:p>
    <w:p w14:paraId="29640E5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소셜 미디어</w:t>
      </w:r>
    </w:p>
    <w:p w14:paraId="7E87F9F5" w14:textId="77777777" w:rsidR="0071481F" w:rsidRPr="0071481F" w:rsidRDefault="0071481F" w:rsidP="0071481F">
      <w:pPr>
        <w:widowControl/>
        <w:numPr>
          <w:ilvl w:val="0"/>
          <w:numId w:val="15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YouTube: 연속장 강의 시리즈</w:t>
      </w:r>
    </w:p>
    <w:p w14:paraId="418D3157" w14:textId="77777777" w:rsidR="0071481F" w:rsidRPr="0071481F" w:rsidRDefault="0071481F" w:rsidP="0071481F">
      <w:pPr>
        <w:widowControl/>
        <w:numPr>
          <w:ilvl w:val="0"/>
          <w:numId w:val="15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Instagram: 매일 한 문장 연속장 명언</w:t>
      </w:r>
    </w:p>
    <w:p w14:paraId="60AAA61A" w14:textId="77777777" w:rsidR="0071481F" w:rsidRPr="0071481F" w:rsidRDefault="0071481F" w:rsidP="0071481F">
      <w:pPr>
        <w:widowControl/>
        <w:numPr>
          <w:ilvl w:val="0"/>
          <w:numId w:val="15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X (Twitter): 짧은 사유 공유</w:t>
      </w:r>
    </w:p>
    <w:p w14:paraId="0DB328F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대중서</w:t>
      </w:r>
    </w:p>
    <w:p w14:paraId="2D362B79" w14:textId="77777777" w:rsidR="0071481F" w:rsidRPr="0071481F" w:rsidRDefault="0071481F" w:rsidP="0071481F">
      <w:pPr>
        <w:widowControl/>
        <w:numPr>
          <w:ilvl w:val="0"/>
          <w:numId w:val="15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"연속장으로 보는 세상"</w:t>
      </w:r>
    </w:p>
    <w:p w14:paraId="122E81D9" w14:textId="77777777" w:rsidR="0071481F" w:rsidRPr="0071481F" w:rsidRDefault="0071481F" w:rsidP="0071481F">
      <w:pPr>
        <w:widowControl/>
        <w:numPr>
          <w:ilvl w:val="0"/>
          <w:numId w:val="15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"오공사상 실천하기"</w:t>
      </w:r>
    </w:p>
    <w:p w14:paraId="1D3820D9" w14:textId="77777777" w:rsidR="0071481F" w:rsidRPr="0071481F" w:rsidRDefault="0071481F" w:rsidP="0071481F">
      <w:pPr>
        <w:widowControl/>
        <w:numPr>
          <w:ilvl w:val="0"/>
          <w:numId w:val="15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"온(ON)과 함께 살기"</w:t>
      </w:r>
    </w:p>
    <w:p w14:paraId="0D50F575"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6.3 국제 협력</w:t>
      </w:r>
    </w:p>
    <w:p w14:paraId="75E54E0F"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학계 협력</w:t>
      </w:r>
    </w:p>
    <w:p w14:paraId="78F09D5E" w14:textId="77777777" w:rsidR="0071481F" w:rsidRPr="0071481F" w:rsidRDefault="0071481F" w:rsidP="0071481F">
      <w:pPr>
        <w:widowControl/>
        <w:numPr>
          <w:ilvl w:val="0"/>
          <w:numId w:val="15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서울대, 연세대, 고려대 철학과</w:t>
      </w:r>
    </w:p>
    <w:p w14:paraId="41D20C2B" w14:textId="77777777" w:rsidR="0071481F" w:rsidRPr="0071481F" w:rsidRDefault="0071481F" w:rsidP="0071481F">
      <w:pPr>
        <w:widowControl/>
        <w:numPr>
          <w:ilvl w:val="0"/>
          <w:numId w:val="15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하버드, 옥스퍼드, 베를린 자유대</w:t>
      </w:r>
    </w:p>
    <w:p w14:paraId="3229B28D" w14:textId="77777777" w:rsidR="0071481F" w:rsidRPr="0071481F" w:rsidRDefault="0071481F" w:rsidP="0071481F">
      <w:pPr>
        <w:widowControl/>
        <w:numPr>
          <w:ilvl w:val="0"/>
          <w:numId w:val="15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교토대, 베이징대, 도쿄대</w:t>
      </w:r>
    </w:p>
    <w:p w14:paraId="04B39867"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기관 협력</w:t>
      </w:r>
    </w:p>
    <w:p w14:paraId="78EA5E56" w14:textId="77777777" w:rsidR="0071481F" w:rsidRPr="0071481F" w:rsidRDefault="0071481F" w:rsidP="0071481F">
      <w:pPr>
        <w:widowControl/>
        <w:numPr>
          <w:ilvl w:val="0"/>
          <w:numId w:val="15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UNESCO: 문화 다양성과 평화</w:t>
      </w:r>
    </w:p>
    <w:p w14:paraId="52320EEA" w14:textId="77777777" w:rsidR="0071481F" w:rsidRPr="0071481F" w:rsidRDefault="0071481F" w:rsidP="0071481F">
      <w:pPr>
        <w:widowControl/>
        <w:numPr>
          <w:ilvl w:val="0"/>
          <w:numId w:val="15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UN: 지속가능발전목표 (SDGs)</w:t>
      </w:r>
    </w:p>
    <w:p w14:paraId="657302A5" w14:textId="77777777" w:rsidR="0071481F" w:rsidRPr="0071481F" w:rsidRDefault="0071481F" w:rsidP="0071481F">
      <w:pPr>
        <w:widowControl/>
        <w:numPr>
          <w:ilvl w:val="0"/>
          <w:numId w:val="15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세계종교지도자회의: 종교 간 대화</w:t>
      </w:r>
    </w:p>
    <w:p w14:paraId="08395367"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기업 협력</w:t>
      </w:r>
    </w:p>
    <w:p w14:paraId="1A4159A2" w14:textId="77777777" w:rsidR="0071481F" w:rsidRPr="0071481F" w:rsidRDefault="0071481F" w:rsidP="0071481F">
      <w:pPr>
        <w:widowControl/>
        <w:numPr>
          <w:ilvl w:val="0"/>
          <w:numId w:val="15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Google, Microsoft: AI와 연속장</w:t>
      </w:r>
    </w:p>
    <w:p w14:paraId="58184CB4" w14:textId="77777777" w:rsidR="0071481F" w:rsidRPr="0071481F" w:rsidRDefault="0071481F" w:rsidP="0071481F">
      <w:pPr>
        <w:widowControl/>
        <w:numPr>
          <w:ilvl w:val="0"/>
          <w:numId w:val="15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삼성, LG: 마이프로 개발</w:t>
      </w:r>
    </w:p>
    <w:p w14:paraId="37437FB7" w14:textId="77777777" w:rsidR="0071481F" w:rsidRPr="0071481F" w:rsidRDefault="0071481F" w:rsidP="0071481F">
      <w:pPr>
        <w:widowControl/>
        <w:numPr>
          <w:ilvl w:val="0"/>
          <w:numId w:val="15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네이버, 카카오: 플랫폼 구축</w:t>
      </w:r>
    </w:p>
    <w:p w14:paraId="33875FA8"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3B6D3199">
          <v:rect id="_x0000_i1032" style="width:0;height:1.5pt" o:hralign="center" o:hrstd="t" o:hr="t" fillcolor="#a0a0a0" stroked="f"/>
        </w:pict>
      </w:r>
    </w:p>
    <w:p w14:paraId="6B6D7124" w14:textId="77777777" w:rsidR="0071481F" w:rsidRPr="0071481F" w:rsidRDefault="0071481F" w:rsidP="0071481F">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71481F">
        <w:rPr>
          <w:rFonts w:ascii="굴림" w:eastAsia="굴림" w:hAnsi="굴림" w:cs="굴림"/>
          <w:b/>
          <w:bCs/>
          <w:kern w:val="0"/>
          <w:sz w:val="36"/>
          <w:szCs w:val="36"/>
          <w14:ligatures w14:val="none"/>
        </w:rPr>
        <w:t>7. 실천 로드맵</w:t>
      </w:r>
    </w:p>
    <w:p w14:paraId="609A6C5C"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7.1 개인 실천 (Personal Level)</w:t>
      </w:r>
    </w:p>
    <w:p w14:paraId="1F3BF00C"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일상 생활에서</w:t>
      </w:r>
    </w:p>
    <w:p w14:paraId="5974C20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아침 명상 (5분)</w:t>
      </w:r>
    </w:p>
    <w:p w14:paraId="6F44F6FC"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1. 편안한 자세로 앉는다</w:t>
      </w:r>
    </w:p>
    <w:p w14:paraId="43C41D54"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2. 호흡에 집중한다</w:t>
      </w:r>
    </w:p>
    <w:p w14:paraId="55A5FC0D"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3. "나는 온(ON)이다" 3번 반복</w:t>
      </w:r>
    </w:p>
    <w:p w14:paraId="5BC36513"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4. 우주와 하나됨을 느낀다</w:t>
      </w:r>
    </w:p>
    <w:p w14:paraId="72096862"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lastRenderedPageBreak/>
        <w:t>5. 오늘 하루 오공을 실천할 것을 다짐</w:t>
      </w:r>
    </w:p>
    <w:p w14:paraId="6DF679A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식사할 때</w:t>
      </w:r>
    </w:p>
    <w:p w14:paraId="23A6C847" w14:textId="77777777" w:rsidR="0071481F" w:rsidRPr="0071481F" w:rsidRDefault="0071481F" w:rsidP="0071481F">
      <w:pPr>
        <w:widowControl/>
        <w:numPr>
          <w:ilvl w:val="0"/>
          <w:numId w:val="15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음식이 내게 오기까지의 과정을 생각 (연속장)</w:t>
      </w:r>
    </w:p>
    <w:p w14:paraId="505E0AF5" w14:textId="77777777" w:rsidR="0071481F" w:rsidRPr="0071481F" w:rsidRDefault="0071481F" w:rsidP="0071481F">
      <w:pPr>
        <w:widowControl/>
        <w:numPr>
          <w:ilvl w:val="0"/>
          <w:numId w:val="15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감사의 마음 (오온)</w:t>
      </w:r>
    </w:p>
    <w:p w14:paraId="42D73790" w14:textId="77777777" w:rsidR="0071481F" w:rsidRPr="0071481F" w:rsidRDefault="0071481F" w:rsidP="0071481F">
      <w:pPr>
        <w:widowControl/>
        <w:numPr>
          <w:ilvl w:val="0"/>
          <w:numId w:val="15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적당량만 먹기 (공생)</w:t>
      </w:r>
    </w:p>
    <w:p w14:paraId="557B71F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대화할 때</w:t>
      </w:r>
    </w:p>
    <w:p w14:paraId="7BD0FF93" w14:textId="77777777" w:rsidR="0071481F" w:rsidRPr="0071481F" w:rsidRDefault="0071481F" w:rsidP="0071481F">
      <w:pPr>
        <w:widowControl/>
        <w:numPr>
          <w:ilvl w:val="0"/>
          <w:numId w:val="16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상대방의 말을 끝까지 듣기 (공감)</w:t>
      </w:r>
    </w:p>
    <w:p w14:paraId="1BE9B699" w14:textId="77777777" w:rsidR="0071481F" w:rsidRPr="0071481F" w:rsidRDefault="0071481F" w:rsidP="0071481F">
      <w:pPr>
        <w:widowControl/>
        <w:numPr>
          <w:ilvl w:val="0"/>
          <w:numId w:val="16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나와 다른 의견 존중하기 (공존)</w:t>
      </w:r>
    </w:p>
    <w:p w14:paraId="700EB95C" w14:textId="77777777" w:rsidR="0071481F" w:rsidRPr="0071481F" w:rsidRDefault="0071481F" w:rsidP="0071481F">
      <w:pPr>
        <w:widowControl/>
        <w:numPr>
          <w:ilvl w:val="0"/>
          <w:numId w:val="16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윈윈 해법 찾기 (공영)</w:t>
      </w:r>
    </w:p>
    <w:p w14:paraId="7FE9FDF2"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잠들기 전 (5분)</w:t>
      </w:r>
    </w:p>
    <w:p w14:paraId="4EC0331C"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1. 오늘 하루를 되돌아본다</w:t>
      </w:r>
    </w:p>
    <w:p w14:paraId="3E759F4D"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2. 오공을 실천한 순간을 기억한다</w:t>
      </w:r>
    </w:p>
    <w:p w14:paraId="416D168D"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3. 부족했던 점을 반성한다</w:t>
      </w:r>
    </w:p>
    <w:p w14:paraId="1107074D"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4. 내일은 더 잘하겠다고 다짐한다</w:t>
      </w:r>
    </w:p>
    <w:p w14:paraId="55AFD3E9" w14:textId="77777777" w:rsidR="0071481F" w:rsidRPr="0071481F" w:rsidRDefault="0071481F" w:rsidP="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굴림체" w:eastAsia="굴림체" w:hAnsi="굴림체" w:cs="굴림체"/>
          <w:kern w:val="0"/>
          <w:sz w:val="24"/>
          <w14:ligatures w14:val="none"/>
        </w:rPr>
      </w:pPr>
      <w:r w:rsidRPr="0071481F">
        <w:rPr>
          <w:rFonts w:ascii="굴림체" w:eastAsia="굴림체" w:hAnsi="굴림체" w:cs="굴림체"/>
          <w:kern w:val="0"/>
          <w:sz w:val="24"/>
          <w14:ligatures w14:val="none"/>
        </w:rPr>
        <w:t>5. "윈온(Win-ON)" 하며 잠든다</w:t>
      </w:r>
    </w:p>
    <w:p w14:paraId="556181A9"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관계 맺기에서</w:t>
      </w:r>
    </w:p>
    <w:p w14:paraId="18B81F7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가족</w:t>
      </w:r>
    </w:p>
    <w:p w14:paraId="6A9AECDE" w14:textId="77777777" w:rsidR="0071481F" w:rsidRPr="0071481F" w:rsidRDefault="0071481F" w:rsidP="0071481F">
      <w:pPr>
        <w:widowControl/>
        <w:numPr>
          <w:ilvl w:val="0"/>
          <w:numId w:val="16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매일 "사랑해" 말하기</w:t>
      </w:r>
    </w:p>
    <w:p w14:paraId="547DF10A" w14:textId="77777777" w:rsidR="0071481F" w:rsidRPr="0071481F" w:rsidRDefault="0071481F" w:rsidP="0071481F">
      <w:pPr>
        <w:widowControl/>
        <w:numPr>
          <w:ilvl w:val="0"/>
          <w:numId w:val="16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일주일에 한 번 함께 식사</w:t>
      </w:r>
    </w:p>
    <w:p w14:paraId="7E94F827" w14:textId="77777777" w:rsidR="0071481F" w:rsidRPr="0071481F" w:rsidRDefault="0071481F" w:rsidP="0071481F">
      <w:pPr>
        <w:widowControl/>
        <w:numPr>
          <w:ilvl w:val="0"/>
          <w:numId w:val="16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서로의 이야기 경청하기</w:t>
      </w:r>
    </w:p>
    <w:p w14:paraId="3400E31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친구</w:t>
      </w:r>
    </w:p>
    <w:p w14:paraId="2115753A" w14:textId="77777777" w:rsidR="0071481F" w:rsidRPr="0071481F" w:rsidRDefault="0071481F" w:rsidP="0071481F">
      <w:pPr>
        <w:widowControl/>
        <w:numPr>
          <w:ilvl w:val="0"/>
          <w:numId w:val="16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연락하고 만나기</w:t>
      </w:r>
    </w:p>
    <w:p w14:paraId="4F3EF38F" w14:textId="77777777" w:rsidR="0071481F" w:rsidRPr="0071481F" w:rsidRDefault="0071481F" w:rsidP="0071481F">
      <w:pPr>
        <w:widowControl/>
        <w:numPr>
          <w:ilvl w:val="0"/>
          <w:numId w:val="16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어려울 때 도와주기</w:t>
      </w:r>
    </w:p>
    <w:p w14:paraId="3D128559" w14:textId="77777777" w:rsidR="0071481F" w:rsidRPr="0071481F" w:rsidRDefault="0071481F" w:rsidP="0071481F">
      <w:pPr>
        <w:widowControl/>
        <w:numPr>
          <w:ilvl w:val="0"/>
          <w:numId w:val="16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기쁨과 슬픔 나누기</w:t>
      </w:r>
    </w:p>
    <w:p w14:paraId="0A927D5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동료</w:t>
      </w:r>
    </w:p>
    <w:p w14:paraId="30DFAD41" w14:textId="77777777" w:rsidR="0071481F" w:rsidRPr="0071481F" w:rsidRDefault="0071481F" w:rsidP="0071481F">
      <w:pPr>
        <w:widowControl/>
        <w:numPr>
          <w:ilvl w:val="0"/>
          <w:numId w:val="16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협력적 태도</w:t>
      </w:r>
    </w:p>
    <w:p w14:paraId="10065C00" w14:textId="77777777" w:rsidR="0071481F" w:rsidRPr="0071481F" w:rsidRDefault="0071481F" w:rsidP="0071481F">
      <w:pPr>
        <w:widowControl/>
        <w:numPr>
          <w:ilvl w:val="0"/>
          <w:numId w:val="16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공정한 경쟁</w:t>
      </w:r>
    </w:p>
    <w:p w14:paraId="5F04271E" w14:textId="77777777" w:rsidR="0071481F" w:rsidRPr="0071481F" w:rsidRDefault="0071481F" w:rsidP="0071481F">
      <w:pPr>
        <w:widowControl/>
        <w:numPr>
          <w:ilvl w:val="0"/>
          <w:numId w:val="16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성장 격려</w:t>
      </w:r>
    </w:p>
    <w:p w14:paraId="3D5D8FC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낯선 사람</w:t>
      </w:r>
    </w:p>
    <w:p w14:paraId="49628683" w14:textId="77777777" w:rsidR="0071481F" w:rsidRPr="0071481F" w:rsidRDefault="0071481F" w:rsidP="0071481F">
      <w:pPr>
        <w:widowControl/>
        <w:numPr>
          <w:ilvl w:val="0"/>
          <w:numId w:val="16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친절한 미소</w:t>
      </w:r>
    </w:p>
    <w:p w14:paraId="63CF1DAA" w14:textId="77777777" w:rsidR="0071481F" w:rsidRPr="0071481F" w:rsidRDefault="0071481F" w:rsidP="0071481F">
      <w:pPr>
        <w:widowControl/>
        <w:numPr>
          <w:ilvl w:val="0"/>
          <w:numId w:val="16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작은 배려 (문 잡아주기, 양보하기)</w:t>
      </w:r>
    </w:p>
    <w:p w14:paraId="1BB1E6F1" w14:textId="77777777" w:rsidR="0071481F" w:rsidRPr="0071481F" w:rsidRDefault="0071481F" w:rsidP="0071481F">
      <w:pPr>
        <w:widowControl/>
        <w:numPr>
          <w:ilvl w:val="0"/>
          <w:numId w:val="16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편견 없이 대하기</w:t>
      </w:r>
    </w:p>
    <w:p w14:paraId="12F55969"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7.2 조직 실천 (Organizational Level)</w:t>
      </w:r>
    </w:p>
    <w:p w14:paraId="6973CAE9"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기업에서</w:t>
      </w:r>
    </w:p>
    <w:p w14:paraId="1A3C4E9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오공 경영 원칙</w:t>
      </w:r>
    </w:p>
    <w:p w14:paraId="169F0F8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 공존 경영</w:t>
      </w:r>
    </w:p>
    <w:p w14:paraId="6F239BBC" w14:textId="77777777" w:rsidR="0071481F" w:rsidRPr="0071481F" w:rsidRDefault="0071481F" w:rsidP="0071481F">
      <w:pPr>
        <w:widowControl/>
        <w:numPr>
          <w:ilvl w:val="0"/>
          <w:numId w:val="16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다양한 구성원 존중 (성별, 나이, 국적, 장애 등)</w:t>
      </w:r>
    </w:p>
    <w:p w14:paraId="441A7881" w14:textId="77777777" w:rsidR="0071481F" w:rsidRPr="0071481F" w:rsidRDefault="0071481F" w:rsidP="0071481F">
      <w:pPr>
        <w:widowControl/>
        <w:numPr>
          <w:ilvl w:val="0"/>
          <w:numId w:val="16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차별 금지 정책</w:t>
      </w:r>
    </w:p>
    <w:p w14:paraId="468DB46B" w14:textId="77777777" w:rsidR="0071481F" w:rsidRPr="0071481F" w:rsidRDefault="0071481F" w:rsidP="0071481F">
      <w:pPr>
        <w:widowControl/>
        <w:numPr>
          <w:ilvl w:val="0"/>
          <w:numId w:val="16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포용적 조직 문화</w:t>
      </w:r>
    </w:p>
    <w:p w14:paraId="454F589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2. 공생 경영</w:t>
      </w:r>
    </w:p>
    <w:p w14:paraId="100786E2" w14:textId="77777777" w:rsidR="0071481F" w:rsidRPr="0071481F" w:rsidRDefault="0071481F" w:rsidP="0071481F">
      <w:pPr>
        <w:widowControl/>
        <w:numPr>
          <w:ilvl w:val="0"/>
          <w:numId w:val="16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협력사와 상생</w:t>
      </w:r>
    </w:p>
    <w:p w14:paraId="0BCE4BA5" w14:textId="77777777" w:rsidR="0071481F" w:rsidRPr="0071481F" w:rsidRDefault="0071481F" w:rsidP="0071481F">
      <w:pPr>
        <w:widowControl/>
        <w:numPr>
          <w:ilvl w:val="0"/>
          <w:numId w:val="16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지역사회 공헌</w:t>
      </w:r>
    </w:p>
    <w:p w14:paraId="0438AD9F" w14:textId="77777777" w:rsidR="0071481F" w:rsidRPr="0071481F" w:rsidRDefault="0071481F" w:rsidP="0071481F">
      <w:pPr>
        <w:widowControl/>
        <w:numPr>
          <w:ilvl w:val="0"/>
          <w:numId w:val="16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환경 보호</w:t>
      </w:r>
    </w:p>
    <w:p w14:paraId="0D69547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3. 공영 경영</w:t>
      </w:r>
    </w:p>
    <w:p w14:paraId="1CDA8A23" w14:textId="77777777" w:rsidR="0071481F" w:rsidRPr="0071481F" w:rsidRDefault="0071481F" w:rsidP="0071481F">
      <w:pPr>
        <w:widowControl/>
        <w:numPr>
          <w:ilvl w:val="0"/>
          <w:numId w:val="16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공정한 성과 배분</w:t>
      </w:r>
    </w:p>
    <w:p w14:paraId="06F234F0" w14:textId="77777777" w:rsidR="0071481F" w:rsidRPr="0071481F" w:rsidRDefault="0071481F" w:rsidP="0071481F">
      <w:pPr>
        <w:widowControl/>
        <w:numPr>
          <w:ilvl w:val="0"/>
          <w:numId w:val="16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교육과 성장 지원</w:t>
      </w:r>
    </w:p>
    <w:p w14:paraId="14E594F6" w14:textId="77777777" w:rsidR="0071481F" w:rsidRPr="0071481F" w:rsidRDefault="0071481F" w:rsidP="0071481F">
      <w:pPr>
        <w:widowControl/>
        <w:numPr>
          <w:ilvl w:val="0"/>
          <w:numId w:val="16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일과 삶의 균형</w:t>
      </w:r>
    </w:p>
    <w:p w14:paraId="4690569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4. 공감 경영</w:t>
      </w:r>
    </w:p>
    <w:p w14:paraId="2A55D12B" w14:textId="77777777" w:rsidR="0071481F" w:rsidRPr="0071481F" w:rsidRDefault="0071481F" w:rsidP="0071481F">
      <w:pPr>
        <w:widowControl/>
        <w:numPr>
          <w:ilvl w:val="0"/>
          <w:numId w:val="16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구성원의 목소리 경청</w:t>
      </w:r>
    </w:p>
    <w:p w14:paraId="394625F4" w14:textId="77777777" w:rsidR="0071481F" w:rsidRPr="0071481F" w:rsidRDefault="0071481F" w:rsidP="0071481F">
      <w:pPr>
        <w:widowControl/>
        <w:numPr>
          <w:ilvl w:val="0"/>
          <w:numId w:val="16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고충 처리 시스템</w:t>
      </w:r>
    </w:p>
    <w:p w14:paraId="532AD87B" w14:textId="77777777" w:rsidR="0071481F" w:rsidRPr="0071481F" w:rsidRDefault="0071481F" w:rsidP="0071481F">
      <w:pPr>
        <w:widowControl/>
        <w:numPr>
          <w:ilvl w:val="0"/>
          <w:numId w:val="16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심리 상담 지원</w:t>
      </w:r>
    </w:p>
    <w:p w14:paraId="2DBFD48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5. 공진화 경영</w:t>
      </w:r>
    </w:p>
    <w:p w14:paraId="334923D3" w14:textId="77777777" w:rsidR="0071481F" w:rsidRPr="0071481F" w:rsidRDefault="0071481F" w:rsidP="0071481F">
      <w:pPr>
        <w:widowControl/>
        <w:numPr>
          <w:ilvl w:val="0"/>
          <w:numId w:val="16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지속적 혁신</w:t>
      </w:r>
    </w:p>
    <w:p w14:paraId="17F014E5" w14:textId="77777777" w:rsidR="0071481F" w:rsidRPr="0071481F" w:rsidRDefault="0071481F" w:rsidP="0071481F">
      <w:pPr>
        <w:widowControl/>
        <w:numPr>
          <w:ilvl w:val="0"/>
          <w:numId w:val="16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학습 조직</w:t>
      </w:r>
    </w:p>
    <w:p w14:paraId="705E545A" w14:textId="77777777" w:rsidR="0071481F" w:rsidRPr="0071481F" w:rsidRDefault="0071481F" w:rsidP="0071481F">
      <w:pPr>
        <w:widowControl/>
        <w:numPr>
          <w:ilvl w:val="0"/>
          <w:numId w:val="16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변화 적응력</w:t>
      </w:r>
    </w:p>
    <w:p w14:paraId="6DD7059E"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학교에서</w:t>
      </w:r>
    </w:p>
    <w:p w14:paraId="6CFF613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온(ON) 교육</w:t>
      </w:r>
    </w:p>
    <w:p w14:paraId="1C41DE6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교육 목표</w:t>
      </w:r>
    </w:p>
    <w:p w14:paraId="25FD6098" w14:textId="77777777" w:rsidR="0071481F" w:rsidRPr="0071481F" w:rsidRDefault="0071481F" w:rsidP="0071481F">
      <w:pPr>
        <w:widowControl/>
        <w:numPr>
          <w:ilvl w:val="0"/>
          <w:numId w:val="17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지식 전달을 넘어 전인 교육</w:t>
      </w:r>
    </w:p>
    <w:p w14:paraId="046F7EE4" w14:textId="77777777" w:rsidR="0071481F" w:rsidRPr="0071481F" w:rsidRDefault="0071481F" w:rsidP="0071481F">
      <w:pPr>
        <w:widowControl/>
        <w:numPr>
          <w:ilvl w:val="0"/>
          <w:numId w:val="17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경쟁보다 협력</w:t>
      </w:r>
    </w:p>
    <w:p w14:paraId="446391DF" w14:textId="77777777" w:rsidR="0071481F" w:rsidRPr="0071481F" w:rsidRDefault="0071481F" w:rsidP="0071481F">
      <w:pPr>
        <w:widowControl/>
        <w:numPr>
          <w:ilvl w:val="0"/>
          <w:numId w:val="17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개인의 고유성 존중</w:t>
      </w:r>
    </w:p>
    <w:p w14:paraId="3ADFF5D3"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교육 방법</w:t>
      </w:r>
    </w:p>
    <w:p w14:paraId="3CE66303" w14:textId="77777777" w:rsidR="0071481F" w:rsidRPr="0071481F" w:rsidRDefault="0071481F" w:rsidP="0071481F">
      <w:pPr>
        <w:widowControl/>
        <w:numPr>
          <w:ilvl w:val="0"/>
          <w:numId w:val="17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협동 학습 (Cooperative Learning)</w:t>
      </w:r>
    </w:p>
    <w:p w14:paraId="6D714F3E" w14:textId="77777777" w:rsidR="0071481F" w:rsidRPr="0071481F" w:rsidRDefault="0071481F" w:rsidP="0071481F">
      <w:pPr>
        <w:widowControl/>
        <w:numPr>
          <w:ilvl w:val="0"/>
          <w:numId w:val="17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프로젝트 기반 학습 (PBL)</w:t>
      </w:r>
    </w:p>
    <w:p w14:paraId="2EF9DF9B" w14:textId="77777777" w:rsidR="0071481F" w:rsidRPr="0071481F" w:rsidRDefault="0071481F" w:rsidP="0071481F">
      <w:pPr>
        <w:widowControl/>
        <w:numPr>
          <w:ilvl w:val="0"/>
          <w:numId w:val="17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토론과 발표</w:t>
      </w:r>
    </w:p>
    <w:p w14:paraId="43040E4E" w14:textId="77777777" w:rsidR="0071481F" w:rsidRPr="0071481F" w:rsidRDefault="0071481F" w:rsidP="0071481F">
      <w:pPr>
        <w:widowControl/>
        <w:numPr>
          <w:ilvl w:val="0"/>
          <w:numId w:val="17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체험 학습</w:t>
      </w:r>
    </w:p>
    <w:p w14:paraId="0DA5ADB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학교 문화</w:t>
      </w:r>
    </w:p>
    <w:p w14:paraId="2806F89D" w14:textId="77777777" w:rsidR="0071481F" w:rsidRPr="0071481F" w:rsidRDefault="0071481F" w:rsidP="0071481F">
      <w:pPr>
        <w:widowControl/>
        <w:numPr>
          <w:ilvl w:val="0"/>
          <w:numId w:val="17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학생 자치 활성화</w:t>
      </w:r>
    </w:p>
    <w:p w14:paraId="2E7C676B" w14:textId="77777777" w:rsidR="0071481F" w:rsidRPr="0071481F" w:rsidRDefault="0071481F" w:rsidP="0071481F">
      <w:pPr>
        <w:widowControl/>
        <w:numPr>
          <w:ilvl w:val="0"/>
          <w:numId w:val="17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선생님과 학생의 수평적 관계</w:t>
      </w:r>
    </w:p>
    <w:p w14:paraId="7598392D" w14:textId="77777777" w:rsidR="0071481F" w:rsidRPr="0071481F" w:rsidRDefault="0071481F" w:rsidP="0071481F">
      <w:pPr>
        <w:widowControl/>
        <w:numPr>
          <w:ilvl w:val="0"/>
          <w:numId w:val="17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학부모 참여 확대</w:t>
      </w:r>
    </w:p>
    <w:p w14:paraId="6BD67439" w14:textId="77777777" w:rsidR="0071481F" w:rsidRPr="0071481F" w:rsidRDefault="0071481F" w:rsidP="0071481F">
      <w:pPr>
        <w:widowControl/>
        <w:numPr>
          <w:ilvl w:val="0"/>
          <w:numId w:val="17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지역사회와 연계</w:t>
      </w:r>
    </w:p>
    <w:p w14:paraId="1D3598BC"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NGO/NPO에서</w:t>
      </w:r>
    </w:p>
    <w:p w14:paraId="2C3118A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오공 봉사</w:t>
      </w:r>
    </w:p>
    <w:p w14:paraId="728C570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활동 분야</w:t>
      </w:r>
    </w:p>
    <w:p w14:paraId="0CF45C07" w14:textId="77777777" w:rsidR="0071481F" w:rsidRPr="0071481F" w:rsidRDefault="0071481F" w:rsidP="0071481F">
      <w:pPr>
        <w:widowControl/>
        <w:numPr>
          <w:ilvl w:val="0"/>
          <w:numId w:val="17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빈곤 퇴치 (공생)</w:t>
      </w:r>
    </w:p>
    <w:p w14:paraId="157B24FA" w14:textId="77777777" w:rsidR="0071481F" w:rsidRPr="0071481F" w:rsidRDefault="0071481F" w:rsidP="0071481F">
      <w:pPr>
        <w:widowControl/>
        <w:numPr>
          <w:ilvl w:val="0"/>
          <w:numId w:val="17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환경 보호 (공생)</w:t>
      </w:r>
    </w:p>
    <w:p w14:paraId="304659A5" w14:textId="77777777" w:rsidR="0071481F" w:rsidRPr="0071481F" w:rsidRDefault="0071481F" w:rsidP="0071481F">
      <w:pPr>
        <w:widowControl/>
        <w:numPr>
          <w:ilvl w:val="0"/>
          <w:numId w:val="17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평화 구축 (공존)</w:t>
      </w:r>
    </w:p>
    <w:p w14:paraId="15E9EC15" w14:textId="77777777" w:rsidR="0071481F" w:rsidRPr="0071481F" w:rsidRDefault="0071481F" w:rsidP="0071481F">
      <w:pPr>
        <w:widowControl/>
        <w:numPr>
          <w:ilvl w:val="0"/>
          <w:numId w:val="17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인권 신장 (공존)</w:t>
      </w:r>
    </w:p>
    <w:p w14:paraId="4A128CA3" w14:textId="77777777" w:rsidR="0071481F" w:rsidRPr="0071481F" w:rsidRDefault="0071481F" w:rsidP="0071481F">
      <w:pPr>
        <w:widowControl/>
        <w:numPr>
          <w:ilvl w:val="0"/>
          <w:numId w:val="17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교육 지원 (공영)</w:t>
      </w:r>
    </w:p>
    <w:p w14:paraId="44AA2D1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활동 원칙</w:t>
      </w:r>
    </w:p>
    <w:p w14:paraId="4F90D06D" w14:textId="77777777" w:rsidR="0071481F" w:rsidRPr="0071481F" w:rsidRDefault="0071481F" w:rsidP="0071481F">
      <w:pPr>
        <w:widowControl/>
        <w:numPr>
          <w:ilvl w:val="0"/>
          <w:numId w:val="17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수혜자 중심</w:t>
      </w:r>
    </w:p>
    <w:p w14:paraId="0198D638" w14:textId="77777777" w:rsidR="0071481F" w:rsidRPr="0071481F" w:rsidRDefault="0071481F" w:rsidP="0071481F">
      <w:pPr>
        <w:widowControl/>
        <w:numPr>
          <w:ilvl w:val="0"/>
          <w:numId w:val="17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지속가능성</w:t>
      </w:r>
    </w:p>
    <w:p w14:paraId="5F5ED60B" w14:textId="77777777" w:rsidR="0071481F" w:rsidRPr="0071481F" w:rsidRDefault="0071481F" w:rsidP="0071481F">
      <w:pPr>
        <w:widowControl/>
        <w:numPr>
          <w:ilvl w:val="0"/>
          <w:numId w:val="17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투명성</w:t>
      </w:r>
    </w:p>
    <w:p w14:paraId="54464A93" w14:textId="77777777" w:rsidR="0071481F" w:rsidRPr="0071481F" w:rsidRDefault="0071481F" w:rsidP="0071481F">
      <w:pPr>
        <w:widowControl/>
        <w:numPr>
          <w:ilvl w:val="0"/>
          <w:numId w:val="17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협력과 네트워킹</w:t>
      </w:r>
    </w:p>
    <w:p w14:paraId="27A7C1E5"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7.3 사회 실천 (Social Level)</w:t>
      </w:r>
    </w:p>
    <w:p w14:paraId="69C63585"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정책 제안</w:t>
      </w:r>
    </w:p>
    <w:p w14:paraId="74002C85"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온 복지 정책</w:t>
      </w:r>
    </w:p>
    <w:p w14:paraId="45B8D829" w14:textId="77777777" w:rsidR="0071481F" w:rsidRPr="0071481F" w:rsidRDefault="0071481F" w:rsidP="0071481F">
      <w:pPr>
        <w:widowControl/>
        <w:numPr>
          <w:ilvl w:val="0"/>
          <w:numId w:val="17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전 국민 기본소득 (공생)</w:t>
      </w:r>
    </w:p>
    <w:p w14:paraId="5F4981D2" w14:textId="77777777" w:rsidR="0071481F" w:rsidRPr="0071481F" w:rsidRDefault="0071481F" w:rsidP="0071481F">
      <w:pPr>
        <w:widowControl/>
        <w:numPr>
          <w:ilvl w:val="0"/>
          <w:numId w:val="17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보편적 의료 (공생)</w:t>
      </w:r>
    </w:p>
    <w:p w14:paraId="220648D5" w14:textId="77777777" w:rsidR="0071481F" w:rsidRPr="0071481F" w:rsidRDefault="0071481F" w:rsidP="0071481F">
      <w:pPr>
        <w:widowControl/>
        <w:numPr>
          <w:ilvl w:val="0"/>
          <w:numId w:val="17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lastRenderedPageBreak/>
        <w:t>평생 교육 (공영)</w:t>
      </w:r>
    </w:p>
    <w:p w14:paraId="6624CA4D" w14:textId="77777777" w:rsidR="0071481F" w:rsidRPr="0071481F" w:rsidRDefault="0071481F" w:rsidP="0071481F">
      <w:pPr>
        <w:widowControl/>
        <w:numPr>
          <w:ilvl w:val="0"/>
          <w:numId w:val="17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문화 향유권 (공영)</w:t>
      </w:r>
    </w:p>
    <w:p w14:paraId="2C71CB4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온 경제 정책</w:t>
      </w:r>
    </w:p>
    <w:p w14:paraId="249064CC" w14:textId="77777777" w:rsidR="0071481F" w:rsidRPr="0071481F" w:rsidRDefault="0071481F" w:rsidP="0071481F">
      <w:pPr>
        <w:widowControl/>
        <w:numPr>
          <w:ilvl w:val="0"/>
          <w:numId w:val="17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순환 경제 촉진</w:t>
      </w:r>
    </w:p>
    <w:p w14:paraId="52779F34" w14:textId="77777777" w:rsidR="0071481F" w:rsidRPr="0071481F" w:rsidRDefault="0071481F" w:rsidP="0071481F">
      <w:pPr>
        <w:widowControl/>
        <w:numPr>
          <w:ilvl w:val="0"/>
          <w:numId w:val="17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공유 경제 지원</w:t>
      </w:r>
    </w:p>
    <w:p w14:paraId="52237777" w14:textId="77777777" w:rsidR="0071481F" w:rsidRPr="0071481F" w:rsidRDefault="0071481F" w:rsidP="0071481F">
      <w:pPr>
        <w:widowControl/>
        <w:numPr>
          <w:ilvl w:val="0"/>
          <w:numId w:val="17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협동조합 육성</w:t>
      </w:r>
    </w:p>
    <w:p w14:paraId="35AAE773" w14:textId="77777777" w:rsidR="0071481F" w:rsidRPr="0071481F" w:rsidRDefault="0071481F" w:rsidP="0071481F">
      <w:pPr>
        <w:widowControl/>
        <w:numPr>
          <w:ilvl w:val="0"/>
          <w:numId w:val="17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공정거래 강화</w:t>
      </w:r>
    </w:p>
    <w:p w14:paraId="787DEABC"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온 환경 정책</w:t>
      </w:r>
    </w:p>
    <w:p w14:paraId="11A324D6" w14:textId="77777777" w:rsidR="0071481F" w:rsidRPr="0071481F" w:rsidRDefault="0071481F" w:rsidP="0071481F">
      <w:pPr>
        <w:widowControl/>
        <w:numPr>
          <w:ilvl w:val="0"/>
          <w:numId w:val="17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탄소 중립 2050</w:t>
      </w:r>
    </w:p>
    <w:p w14:paraId="3AC8E701" w14:textId="77777777" w:rsidR="0071481F" w:rsidRPr="0071481F" w:rsidRDefault="0071481F" w:rsidP="0071481F">
      <w:pPr>
        <w:widowControl/>
        <w:numPr>
          <w:ilvl w:val="0"/>
          <w:numId w:val="17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재생 에너지 확대</w:t>
      </w:r>
    </w:p>
    <w:p w14:paraId="4852F338" w14:textId="77777777" w:rsidR="0071481F" w:rsidRPr="0071481F" w:rsidRDefault="0071481F" w:rsidP="0071481F">
      <w:pPr>
        <w:widowControl/>
        <w:numPr>
          <w:ilvl w:val="0"/>
          <w:numId w:val="17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자연 보호구역 확대</w:t>
      </w:r>
    </w:p>
    <w:p w14:paraId="31498DBA" w14:textId="77777777" w:rsidR="0071481F" w:rsidRPr="0071481F" w:rsidRDefault="0071481F" w:rsidP="0071481F">
      <w:pPr>
        <w:widowControl/>
        <w:numPr>
          <w:ilvl w:val="0"/>
          <w:numId w:val="17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일회용품 규제</w:t>
      </w:r>
    </w:p>
    <w:p w14:paraId="6DCEDF0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온 평화 정책</w:t>
      </w:r>
    </w:p>
    <w:p w14:paraId="344DF950" w14:textId="77777777" w:rsidR="0071481F" w:rsidRPr="0071481F" w:rsidRDefault="0071481F" w:rsidP="0071481F">
      <w:pPr>
        <w:widowControl/>
        <w:numPr>
          <w:ilvl w:val="0"/>
          <w:numId w:val="17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군비 축소</w:t>
      </w:r>
    </w:p>
    <w:p w14:paraId="2E6244B6" w14:textId="77777777" w:rsidR="0071481F" w:rsidRPr="0071481F" w:rsidRDefault="0071481F" w:rsidP="0071481F">
      <w:pPr>
        <w:widowControl/>
        <w:numPr>
          <w:ilvl w:val="0"/>
          <w:numId w:val="17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평화 교육</w:t>
      </w:r>
    </w:p>
    <w:p w14:paraId="0AF2BB02" w14:textId="77777777" w:rsidR="0071481F" w:rsidRPr="0071481F" w:rsidRDefault="0071481F" w:rsidP="0071481F">
      <w:pPr>
        <w:widowControl/>
        <w:numPr>
          <w:ilvl w:val="0"/>
          <w:numId w:val="17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국제 협력 강화</w:t>
      </w:r>
    </w:p>
    <w:p w14:paraId="1CFCFABE" w14:textId="77777777" w:rsidR="0071481F" w:rsidRPr="0071481F" w:rsidRDefault="0071481F" w:rsidP="0071481F">
      <w:pPr>
        <w:widowControl/>
        <w:numPr>
          <w:ilvl w:val="0"/>
          <w:numId w:val="17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갈등 조정 시스템</w:t>
      </w:r>
    </w:p>
    <w:p w14:paraId="302C1BA6"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캠페인</w:t>
      </w:r>
    </w:p>
    <w:p w14:paraId="272D73DE"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#온함께챌린지</w:t>
      </w:r>
    </w:p>
    <w:p w14:paraId="15C2C6D8" w14:textId="77777777" w:rsidR="0071481F" w:rsidRPr="0071481F" w:rsidRDefault="0071481F" w:rsidP="0071481F">
      <w:pPr>
        <w:widowControl/>
        <w:numPr>
          <w:ilvl w:val="0"/>
          <w:numId w:val="17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매일 한 가지 오공 실천하고 SNS 공유</w:t>
      </w:r>
    </w:p>
    <w:p w14:paraId="6C5312F9" w14:textId="77777777" w:rsidR="0071481F" w:rsidRPr="0071481F" w:rsidRDefault="0071481F" w:rsidP="0071481F">
      <w:pPr>
        <w:widowControl/>
        <w:numPr>
          <w:ilvl w:val="0"/>
          <w:numId w:val="17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해시태그: #온함께 #오공실천 #연속장</w:t>
      </w:r>
    </w:p>
    <w:p w14:paraId="4A0BD7B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온의날 (ON Day)</w:t>
      </w:r>
    </w:p>
    <w:p w14:paraId="43603C1C" w14:textId="77777777" w:rsidR="0071481F" w:rsidRPr="0071481F" w:rsidRDefault="0071481F" w:rsidP="0071481F">
      <w:pPr>
        <w:widowControl/>
        <w:numPr>
          <w:ilvl w:val="0"/>
          <w:numId w:val="18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매년 특정일을 "온의 날"로 지정</w:t>
      </w:r>
    </w:p>
    <w:p w14:paraId="5DEEDED4" w14:textId="77777777" w:rsidR="0071481F" w:rsidRPr="0071481F" w:rsidRDefault="0071481F" w:rsidP="0071481F">
      <w:pPr>
        <w:widowControl/>
        <w:numPr>
          <w:ilvl w:val="0"/>
          <w:numId w:val="18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전 국민이 오공 실천</w:t>
      </w:r>
    </w:p>
    <w:p w14:paraId="2FE750FF" w14:textId="77777777" w:rsidR="0071481F" w:rsidRPr="0071481F" w:rsidRDefault="0071481F" w:rsidP="0071481F">
      <w:pPr>
        <w:widowControl/>
        <w:numPr>
          <w:ilvl w:val="0"/>
          <w:numId w:val="180"/>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거리 캠페인, 공연, 축제</w:t>
      </w:r>
    </w:p>
    <w:p w14:paraId="581B024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온마을 만들기</w:t>
      </w:r>
    </w:p>
    <w:p w14:paraId="1F334E1D" w14:textId="77777777" w:rsidR="0071481F" w:rsidRPr="0071481F" w:rsidRDefault="0071481F" w:rsidP="0071481F">
      <w:pPr>
        <w:widowControl/>
        <w:numPr>
          <w:ilvl w:val="0"/>
          <w:numId w:val="18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동네 단위로 연속장 마을 조성</w:t>
      </w:r>
    </w:p>
    <w:p w14:paraId="0E486CBB" w14:textId="77777777" w:rsidR="0071481F" w:rsidRPr="0071481F" w:rsidRDefault="0071481F" w:rsidP="0071481F">
      <w:pPr>
        <w:widowControl/>
        <w:numPr>
          <w:ilvl w:val="0"/>
          <w:numId w:val="18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공동체 회복</w:t>
      </w:r>
    </w:p>
    <w:p w14:paraId="0B7FEC46" w14:textId="77777777" w:rsidR="0071481F" w:rsidRPr="0071481F" w:rsidRDefault="0071481F" w:rsidP="0071481F">
      <w:pPr>
        <w:widowControl/>
        <w:numPr>
          <w:ilvl w:val="0"/>
          <w:numId w:val="181"/>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나눔과 돌봄의 문화</w:t>
      </w:r>
    </w:p>
    <w:p w14:paraId="4597DE98"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7.4 글로벌 실천 (Global Level)</w:t>
      </w:r>
    </w:p>
    <w:p w14:paraId="6E434AA7"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lastRenderedPageBreak/>
        <w:t>국제 연대</w:t>
      </w:r>
    </w:p>
    <w:p w14:paraId="2693D5E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온 네트워크 (ON Network)</w:t>
      </w:r>
    </w:p>
    <w:p w14:paraId="1082458E" w14:textId="77777777" w:rsidR="0071481F" w:rsidRPr="0071481F" w:rsidRDefault="0071481F" w:rsidP="0071481F">
      <w:pPr>
        <w:widowControl/>
        <w:numPr>
          <w:ilvl w:val="0"/>
          <w:numId w:val="18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전 세계 연속장 실천가들의 연결</w:t>
      </w:r>
    </w:p>
    <w:p w14:paraId="70B3205D" w14:textId="77777777" w:rsidR="0071481F" w:rsidRPr="0071481F" w:rsidRDefault="0071481F" w:rsidP="0071481F">
      <w:pPr>
        <w:widowControl/>
        <w:numPr>
          <w:ilvl w:val="0"/>
          <w:numId w:val="18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온라인 플랫폼 구축</w:t>
      </w:r>
    </w:p>
    <w:p w14:paraId="22ED9070" w14:textId="77777777" w:rsidR="0071481F" w:rsidRPr="0071481F" w:rsidRDefault="0071481F" w:rsidP="0071481F">
      <w:pPr>
        <w:widowControl/>
        <w:numPr>
          <w:ilvl w:val="0"/>
          <w:numId w:val="182"/>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정기적 국제 회의</w:t>
      </w:r>
    </w:p>
    <w:p w14:paraId="0ECAEDE2"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글로벌 온 데이 (Global ON Day)</w:t>
      </w:r>
    </w:p>
    <w:p w14:paraId="1A14BEBC" w14:textId="77777777" w:rsidR="0071481F" w:rsidRPr="0071481F" w:rsidRDefault="0071481F" w:rsidP="0071481F">
      <w:pPr>
        <w:widowControl/>
        <w:numPr>
          <w:ilvl w:val="0"/>
          <w:numId w:val="18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전 세계 동시 행사</w:t>
      </w:r>
    </w:p>
    <w:p w14:paraId="28E5FEA7" w14:textId="77777777" w:rsidR="0071481F" w:rsidRPr="0071481F" w:rsidRDefault="0071481F" w:rsidP="0071481F">
      <w:pPr>
        <w:widowControl/>
        <w:numPr>
          <w:ilvl w:val="0"/>
          <w:numId w:val="18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시차를 고려한 24시간 릴레이</w:t>
      </w:r>
    </w:p>
    <w:p w14:paraId="1A6703AB" w14:textId="77777777" w:rsidR="0071481F" w:rsidRPr="0071481F" w:rsidRDefault="0071481F" w:rsidP="0071481F">
      <w:pPr>
        <w:widowControl/>
        <w:numPr>
          <w:ilvl w:val="0"/>
          <w:numId w:val="18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평화, 환경, 인권을 주제로</w:t>
      </w:r>
    </w:p>
    <w:p w14:paraId="7D047708" w14:textId="77777777" w:rsidR="0071481F" w:rsidRPr="0071481F" w:rsidRDefault="0071481F" w:rsidP="0071481F">
      <w:pPr>
        <w:widowControl/>
        <w:wordWrap/>
        <w:autoSpaceDE/>
        <w:autoSpaceDN/>
        <w:spacing w:before="100" w:beforeAutospacing="1" w:after="100" w:afterAutospacing="1"/>
        <w:outlineLvl w:val="3"/>
        <w:rPr>
          <w:rFonts w:ascii="굴림" w:eastAsia="굴림" w:hAnsi="굴림" w:cs="굴림"/>
          <w:b/>
          <w:bCs/>
          <w:kern w:val="0"/>
          <w:sz w:val="24"/>
          <w14:ligatures w14:val="none"/>
        </w:rPr>
      </w:pPr>
      <w:r w:rsidRPr="0071481F">
        <w:rPr>
          <w:rFonts w:ascii="굴림" w:eastAsia="굴림" w:hAnsi="굴림" w:cs="굴림"/>
          <w:b/>
          <w:bCs/>
          <w:kern w:val="0"/>
          <w:sz w:val="24"/>
          <w14:ligatures w14:val="none"/>
        </w:rPr>
        <w:t>지구적 과제 해결</w:t>
      </w:r>
    </w:p>
    <w:p w14:paraId="2F576BC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기후 위기</w:t>
      </w:r>
    </w:p>
    <w:p w14:paraId="47CEDDDA" w14:textId="77777777" w:rsidR="0071481F" w:rsidRPr="0071481F" w:rsidRDefault="0071481F" w:rsidP="0071481F">
      <w:pPr>
        <w:widowControl/>
        <w:numPr>
          <w:ilvl w:val="0"/>
          <w:numId w:val="18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관점: 지구는 하나의 생명체</w:t>
      </w:r>
    </w:p>
    <w:p w14:paraId="6621DA3F" w14:textId="77777777" w:rsidR="0071481F" w:rsidRPr="0071481F" w:rsidRDefault="0071481F" w:rsidP="0071481F">
      <w:pPr>
        <w:widowControl/>
        <w:numPr>
          <w:ilvl w:val="0"/>
          <w:numId w:val="18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오공 해법: 모든 나라가 공동 대응</w:t>
      </w:r>
    </w:p>
    <w:p w14:paraId="3BBE8BD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빈곤과 불평등</w:t>
      </w:r>
    </w:p>
    <w:p w14:paraId="1808631F" w14:textId="77777777" w:rsidR="0071481F" w:rsidRPr="0071481F" w:rsidRDefault="0071481F" w:rsidP="0071481F">
      <w:pPr>
        <w:widowControl/>
        <w:numPr>
          <w:ilvl w:val="0"/>
          <w:numId w:val="18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관점: 한 사람의 고통은 전체의 고통</w:t>
      </w:r>
    </w:p>
    <w:p w14:paraId="14CF5AD4" w14:textId="77777777" w:rsidR="0071481F" w:rsidRPr="0071481F" w:rsidRDefault="0071481F" w:rsidP="0071481F">
      <w:pPr>
        <w:widowControl/>
        <w:numPr>
          <w:ilvl w:val="0"/>
          <w:numId w:val="18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오공 해법: 자원의 공정한 배분</w:t>
      </w:r>
    </w:p>
    <w:p w14:paraId="71DC4430"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전쟁과 분쟁</w:t>
      </w:r>
    </w:p>
    <w:p w14:paraId="2A30E917" w14:textId="77777777" w:rsidR="0071481F" w:rsidRPr="0071481F" w:rsidRDefault="0071481F" w:rsidP="0071481F">
      <w:pPr>
        <w:widowControl/>
        <w:numPr>
          <w:ilvl w:val="0"/>
          <w:numId w:val="18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관점: 우리는 모두 연결되어 있음</w:t>
      </w:r>
    </w:p>
    <w:p w14:paraId="316AD061" w14:textId="77777777" w:rsidR="0071481F" w:rsidRPr="0071481F" w:rsidRDefault="0071481F" w:rsidP="0071481F">
      <w:pPr>
        <w:widowControl/>
        <w:numPr>
          <w:ilvl w:val="0"/>
          <w:numId w:val="18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오공 해법: 대화와 타협, 평화 공존</w:t>
      </w:r>
    </w:p>
    <w:p w14:paraId="69C8D57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팬데믹</w:t>
      </w:r>
    </w:p>
    <w:p w14:paraId="58B2AB05" w14:textId="77777777" w:rsidR="0071481F" w:rsidRPr="0071481F" w:rsidRDefault="0071481F" w:rsidP="0071481F">
      <w:pPr>
        <w:widowControl/>
        <w:numPr>
          <w:ilvl w:val="0"/>
          <w:numId w:val="18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연속장 관점: 국경 없는 연결</w:t>
      </w:r>
    </w:p>
    <w:p w14:paraId="5957C8C4" w14:textId="77777777" w:rsidR="0071481F" w:rsidRPr="0071481F" w:rsidRDefault="0071481F" w:rsidP="0071481F">
      <w:pPr>
        <w:widowControl/>
        <w:numPr>
          <w:ilvl w:val="0"/>
          <w:numId w:val="18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오공 해법: 백신과 의료 자원 공유</w:t>
      </w:r>
    </w:p>
    <w:p w14:paraId="17BDDAE7"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67148F53">
          <v:rect id="_x0000_i1033" style="width:0;height:1.5pt" o:hralign="center" o:hrstd="t" o:hr="t" fillcolor="#a0a0a0" stroked="f"/>
        </w:pict>
      </w:r>
    </w:p>
    <w:p w14:paraId="69837F45" w14:textId="77777777" w:rsidR="0071481F" w:rsidRPr="0071481F" w:rsidRDefault="0071481F" w:rsidP="0071481F">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71481F">
        <w:rPr>
          <w:rFonts w:ascii="굴림" w:eastAsia="굴림" w:hAnsi="굴림" w:cs="굴림"/>
          <w:b/>
          <w:bCs/>
          <w:kern w:val="0"/>
          <w:sz w:val="36"/>
          <w:szCs w:val="36"/>
          <w14:ligatures w14:val="none"/>
        </w:rPr>
        <w:t>결론: 연속장의 미래</w:t>
      </w:r>
    </w:p>
    <w:p w14:paraId="74B67279"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핵심 메시지</w:t>
      </w:r>
    </w:p>
    <w:p w14:paraId="1652883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"우리는 모두 하나의 연속장 안에 있다.</w:t>
      </w:r>
      <w:r w:rsidRPr="0071481F">
        <w:rPr>
          <w:rFonts w:ascii="굴림" w:eastAsia="굴림" w:hAnsi="굴림" w:cs="굴림"/>
          <w:b/>
          <w:bCs/>
          <w:kern w:val="0"/>
          <w:sz w:val="24"/>
          <w14:ligatures w14:val="none"/>
        </w:rPr>
        <w:br/>
        <w:t>나의 행복은 너의 행복이고,</w:t>
      </w:r>
      <w:r w:rsidRPr="0071481F">
        <w:rPr>
          <w:rFonts w:ascii="굴림" w:eastAsia="굴림" w:hAnsi="굴림" w:cs="굴림"/>
          <w:b/>
          <w:bCs/>
          <w:kern w:val="0"/>
          <w:sz w:val="24"/>
          <w14:ligatures w14:val="none"/>
        </w:rPr>
        <w:br/>
        <w:t>너의 행복은 우리 모두의 행복이다.</w:t>
      </w:r>
      <w:r w:rsidRPr="0071481F">
        <w:rPr>
          <w:rFonts w:ascii="굴림" w:eastAsia="굴림" w:hAnsi="굴림" w:cs="굴림"/>
          <w:b/>
          <w:bCs/>
          <w:kern w:val="0"/>
          <w:sz w:val="24"/>
          <w14:ligatures w14:val="none"/>
        </w:rPr>
        <w:br/>
      </w:r>
      <w:r w:rsidRPr="0071481F">
        <w:rPr>
          <w:rFonts w:ascii="굴림" w:eastAsia="굴림" w:hAnsi="굴림" w:cs="굴림"/>
          <w:b/>
          <w:bCs/>
          <w:kern w:val="0"/>
          <w:sz w:val="24"/>
          <w14:ligatures w14:val="none"/>
        </w:rPr>
        <w:lastRenderedPageBreak/>
        <w:t>오공(共存·共生·共榮·共感·共進化)으로</w:t>
      </w:r>
      <w:r w:rsidRPr="0071481F">
        <w:rPr>
          <w:rFonts w:ascii="굴림" w:eastAsia="굴림" w:hAnsi="굴림" w:cs="굴림"/>
          <w:b/>
          <w:bCs/>
          <w:kern w:val="0"/>
          <w:sz w:val="24"/>
          <w14:ligatures w14:val="none"/>
        </w:rPr>
        <w:br/>
        <w:t>함께 더 아름다운 세상을 만들어가자."</w:t>
      </w:r>
    </w:p>
    <w:p w14:paraId="773F7991"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연속장이 꿈꾸는 미래</w:t>
      </w:r>
    </w:p>
    <w:p w14:paraId="5927B19A"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100년 후의 세상</w:t>
      </w:r>
    </w:p>
    <w:p w14:paraId="62D53995" w14:textId="77777777" w:rsidR="0071481F" w:rsidRPr="0071481F" w:rsidRDefault="0071481F" w:rsidP="0071481F">
      <w:pPr>
        <w:widowControl/>
        <w:numPr>
          <w:ilvl w:val="0"/>
          <w:numId w:val="18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언어가 존중받고 번영한다</w:t>
      </w:r>
    </w:p>
    <w:p w14:paraId="290F04C3" w14:textId="77777777" w:rsidR="0071481F" w:rsidRPr="0071481F" w:rsidRDefault="0071481F" w:rsidP="0071481F">
      <w:pPr>
        <w:widowControl/>
        <w:numPr>
          <w:ilvl w:val="0"/>
          <w:numId w:val="18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AI와 인간이 친구처럼 협력한다</w:t>
      </w:r>
    </w:p>
    <w:p w14:paraId="40367B71" w14:textId="77777777" w:rsidR="0071481F" w:rsidRPr="0071481F" w:rsidRDefault="0071481F" w:rsidP="0071481F">
      <w:pPr>
        <w:widowControl/>
        <w:numPr>
          <w:ilvl w:val="0"/>
          <w:numId w:val="18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국가의 경계가 희미해지고 지구 공동체가 실현된다</w:t>
      </w:r>
    </w:p>
    <w:p w14:paraId="052A6649" w14:textId="77777777" w:rsidR="0071481F" w:rsidRPr="0071481F" w:rsidRDefault="0071481F" w:rsidP="0071481F">
      <w:pPr>
        <w:widowControl/>
        <w:numPr>
          <w:ilvl w:val="0"/>
          <w:numId w:val="18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빈곤과 기아가 사라진다</w:t>
      </w:r>
    </w:p>
    <w:p w14:paraId="46A2B5E4" w14:textId="77777777" w:rsidR="0071481F" w:rsidRPr="0071481F" w:rsidRDefault="0071481F" w:rsidP="0071481F">
      <w:pPr>
        <w:widowControl/>
        <w:numPr>
          <w:ilvl w:val="0"/>
          <w:numId w:val="18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전쟁 없는 평화로운 세상</w:t>
      </w:r>
    </w:p>
    <w:p w14:paraId="6B28CE95" w14:textId="77777777" w:rsidR="0071481F" w:rsidRPr="0071481F" w:rsidRDefault="0071481F" w:rsidP="0071481F">
      <w:pPr>
        <w:widowControl/>
        <w:numPr>
          <w:ilvl w:val="0"/>
          <w:numId w:val="18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자연과 인간이 조화롭게 공존한다</w:t>
      </w:r>
    </w:p>
    <w:p w14:paraId="178A1368" w14:textId="77777777" w:rsidR="0071481F" w:rsidRPr="0071481F" w:rsidRDefault="0071481F" w:rsidP="0071481F">
      <w:pPr>
        <w:widowControl/>
        <w:numPr>
          <w:ilvl w:val="0"/>
          <w:numId w:val="188"/>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존재가 행복을 누린다</w:t>
      </w:r>
    </w:p>
    <w:p w14:paraId="27173834"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그 미래는 지금 이 순간부터 시작된다.</w:t>
      </w:r>
    </w:p>
    <w:p w14:paraId="40D3D7F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우리 한 사람 한 사람이 오공을 실천할 때,</w:t>
      </w:r>
      <w:r w:rsidRPr="0071481F">
        <w:rPr>
          <w:rFonts w:ascii="굴림" w:eastAsia="굴림" w:hAnsi="굴림" w:cs="굴림"/>
          <w:b/>
          <w:bCs/>
          <w:kern w:val="0"/>
          <w:sz w:val="24"/>
          <w14:ligatures w14:val="none"/>
        </w:rPr>
        <w:br/>
        <w:t>연속장의 미래는 현실이 된다.</w:t>
      </w:r>
    </w:p>
    <w:p w14:paraId="1A10031B"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1ACB4DB4">
          <v:rect id="_x0000_i1034" style="width:0;height:1.5pt" o:hralign="center" o:hrstd="t" o:hr="t" fillcolor="#a0a0a0" stroked="f"/>
        </w:pict>
      </w:r>
    </w:p>
    <w:p w14:paraId="7353F261" w14:textId="77777777" w:rsidR="0071481F" w:rsidRPr="0071481F" w:rsidRDefault="0071481F" w:rsidP="0071481F">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71481F">
        <w:rPr>
          <w:rFonts w:ascii="굴림" w:eastAsia="굴림" w:hAnsi="굴림" w:cs="굴림"/>
          <w:b/>
          <w:bCs/>
          <w:kern w:val="0"/>
          <w:sz w:val="36"/>
          <w:szCs w:val="36"/>
          <w14:ligatures w14:val="none"/>
        </w:rPr>
        <w:t>부록</w:t>
      </w:r>
    </w:p>
    <w:p w14:paraId="76866FB1"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A. 연속장 명언 100선</w:t>
      </w:r>
    </w:p>
    <w:p w14:paraId="1E77CE44" w14:textId="77777777" w:rsidR="0071481F" w:rsidRPr="0071481F" w:rsidRDefault="0071481F" w:rsidP="0071481F">
      <w:pPr>
        <w:widowControl/>
        <w:numPr>
          <w:ilvl w:val="0"/>
          <w:numId w:val="1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"나는 우주이고, 우주는 나다." (아온)</w:t>
      </w:r>
    </w:p>
    <w:p w14:paraId="7530CF02" w14:textId="77777777" w:rsidR="0071481F" w:rsidRPr="0071481F" w:rsidRDefault="0071481F" w:rsidP="0071481F">
      <w:pPr>
        <w:widowControl/>
        <w:numPr>
          <w:ilvl w:val="0"/>
          <w:numId w:val="1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"베풂은 저절로 누림이 된다." (오온)</w:t>
      </w:r>
    </w:p>
    <w:p w14:paraId="6C82646E" w14:textId="77777777" w:rsidR="0071481F" w:rsidRPr="0071481F" w:rsidRDefault="0071481F" w:rsidP="0071481F">
      <w:pPr>
        <w:widowControl/>
        <w:numPr>
          <w:ilvl w:val="0"/>
          <w:numId w:val="1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"모든 것은 연결되어 있고, 아무것도 분리되지 않았다."</w:t>
      </w:r>
    </w:p>
    <w:p w14:paraId="6153AE98" w14:textId="77777777" w:rsidR="0071481F" w:rsidRPr="0071481F" w:rsidRDefault="0071481F" w:rsidP="0071481F">
      <w:pPr>
        <w:widowControl/>
        <w:numPr>
          <w:ilvl w:val="0"/>
          <w:numId w:val="1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"차이는 아름다움이다." (공존)</w:t>
      </w:r>
    </w:p>
    <w:p w14:paraId="625DE6F1" w14:textId="77777777" w:rsidR="0071481F" w:rsidRPr="0071481F" w:rsidRDefault="0071481F" w:rsidP="0071481F">
      <w:pPr>
        <w:widowControl/>
        <w:numPr>
          <w:ilvl w:val="0"/>
          <w:numId w:val="1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"함께 살면 모두 산다." (공생)</w:t>
      </w:r>
    </w:p>
    <w:p w14:paraId="477190B4" w14:textId="77777777" w:rsidR="0071481F" w:rsidRPr="0071481F" w:rsidRDefault="0071481F" w:rsidP="0071481F">
      <w:pPr>
        <w:widowControl/>
        <w:numPr>
          <w:ilvl w:val="0"/>
          <w:numId w:val="1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"나만 잘되는 것은 진짜 잘되는 것이 아니다." (공영)</w:t>
      </w:r>
    </w:p>
    <w:p w14:paraId="6AC92B78" w14:textId="77777777" w:rsidR="0071481F" w:rsidRPr="0071481F" w:rsidRDefault="0071481F" w:rsidP="0071481F">
      <w:pPr>
        <w:widowControl/>
        <w:numPr>
          <w:ilvl w:val="0"/>
          <w:numId w:val="1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"네 고통은 내 고통이다." (공감)</w:t>
      </w:r>
    </w:p>
    <w:p w14:paraId="429591E1" w14:textId="77777777" w:rsidR="0071481F" w:rsidRPr="0071481F" w:rsidRDefault="0071481F" w:rsidP="0071481F">
      <w:pPr>
        <w:widowControl/>
        <w:numPr>
          <w:ilvl w:val="0"/>
          <w:numId w:val="1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"우리는 함께 진화한다." (공진화)</w:t>
      </w:r>
    </w:p>
    <w:p w14:paraId="7F0A452B" w14:textId="77777777" w:rsidR="0071481F" w:rsidRPr="0071481F" w:rsidRDefault="0071481F" w:rsidP="0071481F">
      <w:pPr>
        <w:widowControl/>
        <w:numPr>
          <w:ilvl w:val="0"/>
          <w:numId w:val="1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"張(장)은 베푸는 것이고, 베푸는 것은 사랑이다."</w:t>
      </w:r>
    </w:p>
    <w:p w14:paraId="480C7A0E" w14:textId="77777777" w:rsidR="0071481F" w:rsidRPr="0071481F" w:rsidRDefault="0071481F" w:rsidP="0071481F">
      <w:pPr>
        <w:widowControl/>
        <w:numPr>
          <w:ilvl w:val="0"/>
          <w:numId w:val="189"/>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"온(ON)은 모든 것이고, 모든 것은 온(ON)이다."</w:t>
      </w:r>
    </w:p>
    <w:p w14:paraId="21B3599B"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 나머지 90개는 실천하며 채워나가세요!)</w:t>
      </w:r>
    </w:p>
    <w:p w14:paraId="78816613"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B. 연속장 실천 체크리스트</w:t>
      </w:r>
    </w:p>
    <w:p w14:paraId="1735CDC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매일 실천 항목</w:t>
      </w:r>
    </w:p>
    <w:p w14:paraId="06243445" w14:textId="77777777" w:rsidR="0071481F" w:rsidRPr="0071481F" w:rsidRDefault="0071481F" w:rsidP="0071481F">
      <w:pPr>
        <w:widowControl/>
        <w:numPr>
          <w:ilvl w:val="0"/>
          <w:numId w:val="190"/>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아침 명상 (5분)</w:t>
      </w:r>
    </w:p>
    <w:p w14:paraId="35F600E7" w14:textId="77777777" w:rsidR="0071481F" w:rsidRPr="0071481F" w:rsidRDefault="0071481F" w:rsidP="0071481F">
      <w:pPr>
        <w:widowControl/>
        <w:numPr>
          <w:ilvl w:val="0"/>
          <w:numId w:val="190"/>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lastRenderedPageBreak/>
        <w:t>[ ]</w:t>
      </w:r>
      <w:proofErr w:type="gramEnd"/>
      <w:r w:rsidRPr="0071481F">
        <w:rPr>
          <w:rFonts w:ascii="굴림" w:eastAsia="굴림" w:hAnsi="굴림" w:cs="굴림"/>
          <w:kern w:val="0"/>
          <w:sz w:val="24"/>
          <w14:ligatures w14:val="none"/>
        </w:rPr>
        <w:t xml:space="preserve"> 감사 3가지 적기</w:t>
      </w:r>
    </w:p>
    <w:p w14:paraId="398D5C7C" w14:textId="77777777" w:rsidR="0071481F" w:rsidRPr="0071481F" w:rsidRDefault="0071481F" w:rsidP="0071481F">
      <w:pPr>
        <w:widowControl/>
        <w:numPr>
          <w:ilvl w:val="0"/>
          <w:numId w:val="190"/>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공감하며 대화하기</w:t>
      </w:r>
    </w:p>
    <w:p w14:paraId="7F21CE38" w14:textId="77777777" w:rsidR="0071481F" w:rsidRPr="0071481F" w:rsidRDefault="0071481F" w:rsidP="0071481F">
      <w:pPr>
        <w:widowControl/>
        <w:numPr>
          <w:ilvl w:val="0"/>
          <w:numId w:val="190"/>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작은 나눔 실천하기</w:t>
      </w:r>
    </w:p>
    <w:p w14:paraId="4EF13DFE" w14:textId="77777777" w:rsidR="0071481F" w:rsidRPr="0071481F" w:rsidRDefault="0071481F" w:rsidP="0071481F">
      <w:pPr>
        <w:widowControl/>
        <w:numPr>
          <w:ilvl w:val="0"/>
          <w:numId w:val="190"/>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저녁 성찰 (5분)</w:t>
      </w:r>
    </w:p>
    <w:p w14:paraId="17E418A9"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매주 실천 항목</w:t>
      </w:r>
    </w:p>
    <w:p w14:paraId="2492C7A4" w14:textId="77777777" w:rsidR="0071481F" w:rsidRPr="0071481F" w:rsidRDefault="0071481F" w:rsidP="0071481F">
      <w:pPr>
        <w:widowControl/>
        <w:numPr>
          <w:ilvl w:val="0"/>
          <w:numId w:val="191"/>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가족과 깊은 대화</w:t>
      </w:r>
    </w:p>
    <w:p w14:paraId="2E01938E" w14:textId="77777777" w:rsidR="0071481F" w:rsidRPr="0071481F" w:rsidRDefault="0071481F" w:rsidP="0071481F">
      <w:pPr>
        <w:widowControl/>
        <w:numPr>
          <w:ilvl w:val="0"/>
          <w:numId w:val="191"/>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친구에게 연락하기</w:t>
      </w:r>
    </w:p>
    <w:p w14:paraId="0D86722D" w14:textId="77777777" w:rsidR="0071481F" w:rsidRPr="0071481F" w:rsidRDefault="0071481F" w:rsidP="0071481F">
      <w:pPr>
        <w:widowControl/>
        <w:numPr>
          <w:ilvl w:val="0"/>
          <w:numId w:val="191"/>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봉사 또는 기부</w:t>
      </w:r>
    </w:p>
    <w:p w14:paraId="79D6D5AD" w14:textId="77777777" w:rsidR="0071481F" w:rsidRPr="0071481F" w:rsidRDefault="0071481F" w:rsidP="0071481F">
      <w:pPr>
        <w:widowControl/>
        <w:numPr>
          <w:ilvl w:val="0"/>
          <w:numId w:val="191"/>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자연 속 걷기</w:t>
      </w:r>
    </w:p>
    <w:p w14:paraId="41D049EE" w14:textId="77777777" w:rsidR="0071481F" w:rsidRPr="0071481F" w:rsidRDefault="0071481F" w:rsidP="0071481F">
      <w:pPr>
        <w:widowControl/>
        <w:numPr>
          <w:ilvl w:val="0"/>
          <w:numId w:val="191"/>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연속장 책 읽기</w:t>
      </w:r>
    </w:p>
    <w:p w14:paraId="6EB1018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매월 실천 항목</w:t>
      </w:r>
    </w:p>
    <w:p w14:paraId="1793AE19" w14:textId="77777777" w:rsidR="0071481F" w:rsidRPr="0071481F" w:rsidRDefault="0071481F" w:rsidP="0071481F">
      <w:pPr>
        <w:widowControl/>
        <w:numPr>
          <w:ilvl w:val="0"/>
          <w:numId w:val="192"/>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새로운 사람 만나기</w:t>
      </w:r>
    </w:p>
    <w:p w14:paraId="178AAEDB" w14:textId="77777777" w:rsidR="0071481F" w:rsidRPr="0071481F" w:rsidRDefault="0071481F" w:rsidP="0071481F">
      <w:pPr>
        <w:widowControl/>
        <w:numPr>
          <w:ilvl w:val="0"/>
          <w:numId w:val="192"/>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다른 문화 체험하기</w:t>
      </w:r>
    </w:p>
    <w:p w14:paraId="3E62BCC2" w14:textId="77777777" w:rsidR="0071481F" w:rsidRPr="0071481F" w:rsidRDefault="0071481F" w:rsidP="0071481F">
      <w:pPr>
        <w:widowControl/>
        <w:numPr>
          <w:ilvl w:val="0"/>
          <w:numId w:val="192"/>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오공 실천 점검</w:t>
      </w:r>
    </w:p>
    <w:p w14:paraId="6CF036F7" w14:textId="77777777" w:rsidR="0071481F" w:rsidRPr="0071481F" w:rsidRDefault="0071481F" w:rsidP="0071481F">
      <w:pPr>
        <w:widowControl/>
        <w:numPr>
          <w:ilvl w:val="0"/>
          <w:numId w:val="192"/>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반성과 계획</w:t>
      </w:r>
    </w:p>
    <w:p w14:paraId="56798F6D" w14:textId="77777777" w:rsidR="0071481F" w:rsidRPr="0071481F" w:rsidRDefault="0071481F" w:rsidP="0071481F">
      <w:pPr>
        <w:widowControl/>
        <w:numPr>
          <w:ilvl w:val="0"/>
          <w:numId w:val="192"/>
        </w:numPr>
        <w:wordWrap/>
        <w:autoSpaceDE/>
        <w:autoSpaceDN/>
        <w:spacing w:before="100" w:beforeAutospacing="1" w:after="100" w:afterAutospacing="1"/>
        <w:rPr>
          <w:rFonts w:ascii="굴림" w:eastAsia="굴림" w:hAnsi="굴림" w:cs="굴림"/>
          <w:kern w:val="0"/>
          <w:sz w:val="24"/>
          <w14:ligatures w14:val="none"/>
        </w:rPr>
      </w:pPr>
      <w:proofErr w:type="gramStart"/>
      <w:r w:rsidRPr="0071481F">
        <w:rPr>
          <w:rFonts w:ascii="굴림" w:eastAsia="굴림" w:hAnsi="굴림" w:cs="굴림"/>
          <w:kern w:val="0"/>
          <w:sz w:val="24"/>
          <w14:ligatures w14:val="none"/>
        </w:rPr>
        <w:t>[ ]</w:t>
      </w:r>
      <w:proofErr w:type="gramEnd"/>
      <w:r w:rsidRPr="0071481F">
        <w:rPr>
          <w:rFonts w:ascii="굴림" w:eastAsia="굴림" w:hAnsi="굴림" w:cs="굴림"/>
          <w:kern w:val="0"/>
          <w:sz w:val="24"/>
          <w14:ligatures w14:val="none"/>
        </w:rPr>
        <w:t xml:space="preserve"> 연속장 나누기 (전파)</w:t>
      </w:r>
    </w:p>
    <w:p w14:paraId="10801F71"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C. 추천 도서</w:t>
      </w:r>
    </w:p>
    <w:p w14:paraId="1E42F989"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동양 철학</w:t>
      </w:r>
    </w:p>
    <w:p w14:paraId="0A6BBB30" w14:textId="77777777" w:rsidR="0071481F" w:rsidRPr="0071481F" w:rsidRDefault="0071481F" w:rsidP="0071481F">
      <w:pPr>
        <w:widowControl/>
        <w:numPr>
          <w:ilvl w:val="0"/>
          <w:numId w:val="19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『반야심경』</w:t>
      </w:r>
    </w:p>
    <w:p w14:paraId="61F8DFAD" w14:textId="77777777" w:rsidR="0071481F" w:rsidRPr="0071481F" w:rsidRDefault="0071481F" w:rsidP="0071481F">
      <w:pPr>
        <w:widowControl/>
        <w:numPr>
          <w:ilvl w:val="0"/>
          <w:numId w:val="19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『도덕경』 (노자)</w:t>
      </w:r>
    </w:p>
    <w:p w14:paraId="23A9D561" w14:textId="77777777" w:rsidR="0071481F" w:rsidRPr="0071481F" w:rsidRDefault="0071481F" w:rsidP="0071481F">
      <w:pPr>
        <w:widowControl/>
        <w:numPr>
          <w:ilvl w:val="0"/>
          <w:numId w:val="19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『대학』, 『중용』 (유교)</w:t>
      </w:r>
    </w:p>
    <w:p w14:paraId="456BA26F" w14:textId="77777777" w:rsidR="0071481F" w:rsidRPr="0071481F" w:rsidRDefault="0071481F" w:rsidP="0071481F">
      <w:pPr>
        <w:widowControl/>
        <w:numPr>
          <w:ilvl w:val="0"/>
          <w:numId w:val="193"/>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『화엄경』</w:t>
      </w:r>
    </w:p>
    <w:p w14:paraId="4D435F01"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서양 철학</w:t>
      </w:r>
    </w:p>
    <w:p w14:paraId="2CA08BAC" w14:textId="77777777" w:rsidR="0071481F" w:rsidRPr="0071481F" w:rsidRDefault="0071481F" w:rsidP="0071481F">
      <w:pPr>
        <w:widowControl/>
        <w:numPr>
          <w:ilvl w:val="0"/>
          <w:numId w:val="19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『과정과 실재』 (화이트헤드)</w:t>
      </w:r>
    </w:p>
    <w:p w14:paraId="261B04F3" w14:textId="77777777" w:rsidR="0071481F" w:rsidRPr="0071481F" w:rsidRDefault="0071481F" w:rsidP="0071481F">
      <w:pPr>
        <w:widowControl/>
        <w:numPr>
          <w:ilvl w:val="0"/>
          <w:numId w:val="19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『전체와 접힌 질서』 (데이비드 보옴)</w:t>
      </w:r>
    </w:p>
    <w:p w14:paraId="7599B258" w14:textId="77777777" w:rsidR="0071481F" w:rsidRPr="0071481F" w:rsidRDefault="0071481F" w:rsidP="0071481F">
      <w:pPr>
        <w:widowControl/>
        <w:numPr>
          <w:ilvl w:val="0"/>
          <w:numId w:val="194"/>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『코스모스』 (칼 세이건)</w:t>
      </w:r>
    </w:p>
    <w:p w14:paraId="245BD288"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현대 융합 사상</w:t>
      </w:r>
    </w:p>
    <w:p w14:paraId="71A868EB" w14:textId="77777777" w:rsidR="0071481F" w:rsidRPr="0071481F" w:rsidRDefault="0071481F" w:rsidP="0071481F">
      <w:pPr>
        <w:widowControl/>
        <w:numPr>
          <w:ilvl w:val="0"/>
          <w:numId w:val="19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『타오의 물리학』 (프리초프 카프라)</w:t>
      </w:r>
    </w:p>
    <w:p w14:paraId="64CE0471" w14:textId="77777777" w:rsidR="0071481F" w:rsidRPr="0071481F" w:rsidRDefault="0071481F" w:rsidP="0071481F">
      <w:pPr>
        <w:widowControl/>
        <w:numPr>
          <w:ilvl w:val="0"/>
          <w:numId w:val="19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『총체성과 내재질서』 (데이비드 봄)</w:t>
      </w:r>
    </w:p>
    <w:p w14:paraId="4E8D53AB" w14:textId="77777777" w:rsidR="0071481F" w:rsidRPr="0071481F" w:rsidRDefault="0071481F" w:rsidP="0071481F">
      <w:pPr>
        <w:widowControl/>
        <w:numPr>
          <w:ilvl w:val="0"/>
          <w:numId w:val="195"/>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『가이아 이론』 (제임스 러브록)</w:t>
      </w:r>
    </w:p>
    <w:p w14:paraId="1ECFA130" w14:textId="77777777" w:rsidR="0071481F" w:rsidRPr="0071481F" w:rsidRDefault="0071481F" w:rsidP="0071481F">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71481F">
        <w:rPr>
          <w:rFonts w:ascii="굴림" w:eastAsia="굴림" w:hAnsi="굴림" w:cs="굴림"/>
          <w:b/>
          <w:bCs/>
          <w:kern w:val="0"/>
          <w:sz w:val="27"/>
          <w:szCs w:val="27"/>
          <w14:ligatures w14:val="none"/>
        </w:rPr>
        <w:t>D. 연락처</w:t>
      </w:r>
    </w:p>
    <w:p w14:paraId="1E676EA7"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lastRenderedPageBreak/>
        <w:t>연속장 프로젝트 사무국</w:t>
      </w:r>
    </w:p>
    <w:p w14:paraId="010CC9B3" w14:textId="77777777" w:rsidR="0071481F" w:rsidRPr="0071481F" w:rsidRDefault="0071481F" w:rsidP="0071481F">
      <w:pPr>
        <w:widowControl/>
        <w:numPr>
          <w:ilvl w:val="0"/>
          <w:numId w:val="19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이메일: continujang@world.org</w:t>
      </w:r>
    </w:p>
    <w:p w14:paraId="62A28103" w14:textId="77777777" w:rsidR="0071481F" w:rsidRPr="0071481F" w:rsidRDefault="0071481F" w:rsidP="0071481F">
      <w:pPr>
        <w:widowControl/>
        <w:numPr>
          <w:ilvl w:val="0"/>
          <w:numId w:val="19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웹사이트: www.continujang.org</w:t>
      </w:r>
    </w:p>
    <w:p w14:paraId="0F3C37A5" w14:textId="77777777" w:rsidR="0071481F" w:rsidRPr="0071481F" w:rsidRDefault="0071481F" w:rsidP="0071481F">
      <w:pPr>
        <w:widowControl/>
        <w:numPr>
          <w:ilvl w:val="0"/>
          <w:numId w:val="196"/>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SNS: @continujang (모든 플랫폼)</w:t>
      </w:r>
    </w:p>
    <w:p w14:paraId="142F74EF"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문의 환영</w:t>
      </w:r>
    </w:p>
    <w:p w14:paraId="7BA5ACF1" w14:textId="77777777" w:rsidR="0071481F" w:rsidRPr="0071481F" w:rsidRDefault="0071481F" w:rsidP="0071481F">
      <w:pPr>
        <w:widowControl/>
        <w:numPr>
          <w:ilvl w:val="0"/>
          <w:numId w:val="19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학술 협력</w:t>
      </w:r>
    </w:p>
    <w:p w14:paraId="1DE89BA1" w14:textId="77777777" w:rsidR="0071481F" w:rsidRPr="0071481F" w:rsidRDefault="0071481F" w:rsidP="0071481F">
      <w:pPr>
        <w:widowControl/>
        <w:numPr>
          <w:ilvl w:val="0"/>
          <w:numId w:val="19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교육 프로그램</w:t>
      </w:r>
    </w:p>
    <w:p w14:paraId="7FA72F8C" w14:textId="77777777" w:rsidR="0071481F" w:rsidRPr="0071481F" w:rsidRDefault="0071481F" w:rsidP="0071481F">
      <w:pPr>
        <w:widowControl/>
        <w:numPr>
          <w:ilvl w:val="0"/>
          <w:numId w:val="19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강연 요청</w:t>
      </w:r>
    </w:p>
    <w:p w14:paraId="4BD819AD" w14:textId="77777777" w:rsidR="0071481F" w:rsidRPr="0071481F" w:rsidRDefault="0071481F" w:rsidP="0071481F">
      <w:pPr>
        <w:widowControl/>
        <w:numPr>
          <w:ilvl w:val="0"/>
          <w:numId w:val="19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출판 제안</w:t>
      </w:r>
    </w:p>
    <w:p w14:paraId="3C5DD997" w14:textId="77777777" w:rsidR="0071481F" w:rsidRPr="0071481F" w:rsidRDefault="0071481F" w:rsidP="0071481F">
      <w:pPr>
        <w:widowControl/>
        <w:numPr>
          <w:ilvl w:val="0"/>
          <w:numId w:val="197"/>
        </w:numPr>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kern w:val="0"/>
          <w:sz w:val="24"/>
          <w14:ligatures w14:val="none"/>
        </w:rPr>
        <w:t>기타 협력</w:t>
      </w:r>
    </w:p>
    <w:p w14:paraId="7771443A" w14:textId="77777777" w:rsidR="0071481F" w:rsidRPr="0071481F" w:rsidRDefault="00000000" w:rsidP="0071481F">
      <w:pPr>
        <w:widowControl/>
        <w:wordWrap/>
        <w:autoSpaceDE/>
        <w:autoSpaceDN/>
        <w:spacing w:after="0"/>
        <w:rPr>
          <w:rFonts w:ascii="굴림" w:eastAsia="굴림" w:hAnsi="굴림" w:cs="굴림"/>
          <w:kern w:val="0"/>
          <w:sz w:val="24"/>
          <w14:ligatures w14:val="none"/>
        </w:rPr>
      </w:pPr>
      <w:r>
        <w:rPr>
          <w:rFonts w:ascii="굴림" w:eastAsia="굴림" w:hAnsi="굴림" w:cs="굴림"/>
          <w:kern w:val="0"/>
          <w:sz w:val="24"/>
          <w14:ligatures w14:val="none"/>
        </w:rPr>
        <w:pict w14:anchorId="0470B11C">
          <v:rect id="_x0000_i1035" style="width:0;height:1.5pt" o:hralign="center" o:hrstd="t" o:hr="t" fillcolor="#a0a0a0" stroked="f"/>
        </w:pict>
      </w:r>
    </w:p>
    <w:p w14:paraId="4F53651F"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문서 끝</w:t>
      </w:r>
    </w:p>
    <w:p w14:paraId="4D5B406F"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i/>
          <w:iCs/>
          <w:kern w:val="0"/>
          <w:sz w:val="24"/>
          <w14:ligatures w14:val="none"/>
        </w:rPr>
        <w:t>이 문서는 연속장과 오공사상의 상세본입니다.</w:t>
      </w:r>
      <w:r w:rsidRPr="0071481F">
        <w:rPr>
          <w:rFonts w:ascii="굴림" w:eastAsia="굴림" w:hAnsi="굴림" w:cs="굴림"/>
          <w:kern w:val="0"/>
          <w:sz w:val="24"/>
          <w14:ligatures w14:val="none"/>
        </w:rPr>
        <w:t xml:space="preserve"> </w:t>
      </w:r>
      <w:r w:rsidRPr="0071481F">
        <w:rPr>
          <w:rFonts w:ascii="굴림" w:eastAsia="굴림" w:hAnsi="굴림" w:cs="굴림"/>
          <w:i/>
          <w:iCs/>
          <w:kern w:val="0"/>
          <w:sz w:val="24"/>
          <w14:ligatures w14:val="none"/>
        </w:rPr>
        <w:t>실천하면서 계속 업데이트됩니다.</w:t>
      </w:r>
      <w:r w:rsidRPr="0071481F">
        <w:rPr>
          <w:rFonts w:ascii="굴림" w:eastAsia="굴림" w:hAnsi="굴림" w:cs="굴림"/>
          <w:kern w:val="0"/>
          <w:sz w:val="24"/>
          <w14:ligatures w14:val="none"/>
        </w:rPr>
        <w:t xml:space="preserve"> </w:t>
      </w:r>
      <w:r w:rsidRPr="0071481F">
        <w:rPr>
          <w:rFonts w:ascii="굴림" w:eastAsia="굴림" w:hAnsi="굴림" w:cs="굴림"/>
          <w:i/>
          <w:iCs/>
          <w:kern w:val="0"/>
          <w:sz w:val="24"/>
          <w14:ligatures w14:val="none"/>
        </w:rPr>
        <w:t>여러분의 경험과 통찰을 나눠주세요!</w:t>
      </w:r>
    </w:p>
    <w:p w14:paraId="40C3CAED" w14:textId="77777777" w:rsidR="0071481F" w:rsidRPr="0071481F" w:rsidRDefault="0071481F" w:rsidP="0071481F">
      <w:pPr>
        <w:widowControl/>
        <w:wordWrap/>
        <w:autoSpaceDE/>
        <w:autoSpaceDN/>
        <w:spacing w:before="100" w:beforeAutospacing="1" w:after="100" w:afterAutospacing="1"/>
        <w:rPr>
          <w:rFonts w:ascii="굴림" w:eastAsia="굴림" w:hAnsi="굴림" w:cs="굴림"/>
          <w:kern w:val="0"/>
          <w:sz w:val="24"/>
          <w14:ligatures w14:val="none"/>
        </w:rPr>
      </w:pPr>
      <w:r w:rsidRPr="0071481F">
        <w:rPr>
          <w:rFonts w:ascii="굴림" w:eastAsia="굴림" w:hAnsi="굴림" w:cs="굴림"/>
          <w:b/>
          <w:bCs/>
          <w:kern w:val="0"/>
          <w:sz w:val="24"/>
          <w14:ligatures w14:val="none"/>
        </w:rPr>
        <w:t>함께 가는 길이 아름답습니다. 온(ON)!</w:t>
      </w:r>
      <w:r w:rsidRPr="0071481F">
        <w:rPr>
          <w:rFonts w:ascii="굴림" w:eastAsia="굴림" w:hAnsi="굴림" w:cs="굴림"/>
          <w:kern w:val="0"/>
          <w:sz w:val="24"/>
          <w14:ligatures w14:val="none"/>
        </w:rPr>
        <w:t xml:space="preserve"> </w:t>
      </w:r>
      <w:r w:rsidRPr="0071481F">
        <w:rPr>
          <w:rFonts w:ascii="Segoe UI Emoji" w:eastAsia="굴림" w:hAnsi="Segoe UI Emoji" w:cs="Segoe UI Emoji"/>
          <w:kern w:val="0"/>
          <w:sz w:val="24"/>
          <w14:ligatures w14:val="none"/>
        </w:rPr>
        <w:t>🌏💫</w:t>
      </w:r>
    </w:p>
    <w:p w14:paraId="1949F302" w14:textId="77777777" w:rsidR="00666E6B" w:rsidRDefault="00666E6B" w:rsidP="00666E6B">
      <w:pPr>
        <w:rPr>
          <w:sz w:val="40"/>
          <w:szCs w:val="40"/>
          <w:highlight w:val="yellow"/>
        </w:rPr>
      </w:pPr>
    </w:p>
    <w:p w14:paraId="78333CE7" w14:textId="67060BE0" w:rsidR="00666E6B" w:rsidRPr="006101C6" w:rsidRDefault="00666E6B" w:rsidP="00666E6B">
      <w:pPr>
        <w:rPr>
          <w:sz w:val="40"/>
          <w:szCs w:val="40"/>
        </w:rPr>
      </w:pPr>
      <w:r w:rsidRPr="006101C6">
        <w:rPr>
          <w:rFonts w:hint="eastAsia"/>
          <w:sz w:val="40"/>
          <w:szCs w:val="40"/>
          <w:highlight w:val="yellow"/>
        </w:rPr>
        <w:t xml:space="preserve">2026-01-12 </w:t>
      </w:r>
      <w:r w:rsidRPr="006101C6">
        <w:rPr>
          <w:sz w:val="40"/>
          <w:szCs w:val="40"/>
          <w:highlight w:val="yellow"/>
        </w:rPr>
        <w:t>4:</w:t>
      </w:r>
      <w:r>
        <w:rPr>
          <w:rFonts w:hint="eastAsia"/>
          <w:sz w:val="40"/>
          <w:szCs w:val="40"/>
          <w:highlight w:val="yellow"/>
        </w:rPr>
        <w:t>3</w:t>
      </w:r>
      <w:r w:rsidRPr="006101C6">
        <w:rPr>
          <w:sz w:val="40"/>
          <w:szCs w:val="40"/>
          <w:highlight w:val="yellow"/>
        </w:rPr>
        <w:t>0</w:t>
      </w:r>
      <w:r w:rsidRPr="006101C6">
        <w:rPr>
          <w:rFonts w:hint="eastAsia"/>
          <w:sz w:val="40"/>
          <w:szCs w:val="40"/>
          <w:highlight w:val="yellow"/>
        </w:rPr>
        <w:t xml:space="preserve"> 수정1차</w:t>
      </w:r>
    </w:p>
    <w:p w14:paraId="1836FC17" w14:textId="44FC5A3C" w:rsidR="000F4484" w:rsidRPr="000F4484" w:rsidRDefault="000F4484" w:rsidP="000F4484">
      <w:r w:rsidRPr="000F4484">
        <w:t>일찍 일어나서 검토하면서 손을 본 내용이 있어 ~ 01 연속장(連續張)과 오공사상(五共思想) 상세본에 관한 내용이야 ^^ 아래와 같이 일부 수정을 했어 ^^</w:t>
      </w:r>
    </w:p>
    <w:p w14:paraId="1071C05F" w14:textId="77777777" w:rsidR="000F4484" w:rsidRPr="000F4484" w:rsidRDefault="000F4484" w:rsidP="000F4484">
      <w:pPr>
        <w:numPr>
          <w:ilvl w:val="0"/>
          <w:numId w:val="206"/>
        </w:numPr>
      </w:pPr>
      <w:r w:rsidRPr="000F4484">
        <w:t xml:space="preserve">연속장 우주의 철학적 기초 1.1 연속장의 정의 **연속장 우주(連續張 宇宙, Continujang Universe)**는 동양의 영적 전통과 서양의 과학적 방법론을 통합한 새로운 우주관입니다. 핵심 정의 "연속장 우주는 시간과 공간이 일체인 시공간과 다차원이 연속적으로 펼쳐진 장(張) </w:t>
      </w:r>
      <w:proofErr w:type="gramStart"/>
      <w:r w:rsidRPr="000F4484">
        <w:t>안에서,물질</w:t>
      </w:r>
      <w:proofErr w:type="gramEnd"/>
      <w:r w:rsidRPr="000F4484">
        <w:t>(物質), 기(氣), 정(情)이 삼라만상으로 영성(靈性)과 조화롭게 상호작용하며 공존하는 살아있는 우주이다." 구성 요소의 상세</w:t>
      </w:r>
    </w:p>
    <w:p w14:paraId="76EDB0F5" w14:textId="77777777" w:rsidR="000F4484" w:rsidRPr="000F4484" w:rsidRDefault="000F4484" w:rsidP="000F4484">
      <w:pPr>
        <w:numPr>
          <w:ilvl w:val="0"/>
          <w:numId w:val="206"/>
        </w:numPr>
      </w:pPr>
      <w:r w:rsidRPr="000F4484">
        <w:t>물질(物質)</w:t>
      </w:r>
    </w:p>
    <w:p w14:paraId="17AAACE7" w14:textId="77777777" w:rsidR="000F4484" w:rsidRPr="000F4484" w:rsidRDefault="000F4484" w:rsidP="000F4484">
      <w:pPr>
        <w:numPr>
          <w:ilvl w:val="0"/>
          <w:numId w:val="206"/>
        </w:numPr>
      </w:pPr>
      <w:r w:rsidRPr="000F4484">
        <w:t>전자, 원자, 분자 등 물리적 실체</w:t>
      </w:r>
    </w:p>
    <w:p w14:paraId="09B7E42D" w14:textId="77777777" w:rsidR="000F4484" w:rsidRPr="000F4484" w:rsidRDefault="000F4484" w:rsidP="000F4484">
      <w:pPr>
        <w:numPr>
          <w:ilvl w:val="0"/>
          <w:numId w:val="206"/>
        </w:numPr>
      </w:pPr>
      <w:r w:rsidRPr="000F4484">
        <w:t>관찰 가능하고 측정 가능한 존재</w:t>
      </w:r>
    </w:p>
    <w:p w14:paraId="6EB9460C" w14:textId="77777777" w:rsidR="000F4484" w:rsidRPr="000F4484" w:rsidRDefault="000F4484" w:rsidP="000F4484">
      <w:pPr>
        <w:numPr>
          <w:ilvl w:val="0"/>
          <w:numId w:val="206"/>
        </w:numPr>
      </w:pPr>
      <w:r w:rsidRPr="000F4484">
        <w:lastRenderedPageBreak/>
        <w:t>서양 과학의 주요 연구 대상</w:t>
      </w:r>
    </w:p>
    <w:p w14:paraId="54C120EF" w14:textId="77777777" w:rsidR="000F4484" w:rsidRPr="000F4484" w:rsidRDefault="000F4484" w:rsidP="000F4484">
      <w:pPr>
        <w:numPr>
          <w:ilvl w:val="0"/>
          <w:numId w:val="206"/>
        </w:numPr>
      </w:pPr>
      <w:r w:rsidRPr="000F4484">
        <w:t>기(氣, Energy/Force</w:t>
      </w:r>
      <w:proofErr w:type="gramStart"/>
      <w:r w:rsidRPr="000F4484">
        <w:t>) )</w:t>
      </w:r>
      <w:proofErr w:type="gramEnd"/>
    </w:p>
    <w:p w14:paraId="1019644B" w14:textId="77777777" w:rsidR="000F4484" w:rsidRPr="000F4484" w:rsidRDefault="000F4484" w:rsidP="000F4484">
      <w:pPr>
        <w:numPr>
          <w:ilvl w:val="0"/>
          <w:numId w:val="206"/>
        </w:numPr>
      </w:pPr>
      <w:r w:rsidRPr="000F4484">
        <w:t>힘, 에너지, 전자기력, 양자력</w:t>
      </w:r>
    </w:p>
    <w:p w14:paraId="39294133" w14:textId="77777777" w:rsidR="000F4484" w:rsidRPr="000F4484" w:rsidRDefault="000F4484" w:rsidP="000F4484">
      <w:pPr>
        <w:numPr>
          <w:ilvl w:val="0"/>
          <w:numId w:val="206"/>
        </w:numPr>
      </w:pPr>
      <w:r w:rsidRPr="000F4484">
        <w:t>물질 간 상호작용을 매개</w:t>
      </w:r>
    </w:p>
    <w:p w14:paraId="7EB724F4" w14:textId="77777777" w:rsidR="000F4484" w:rsidRPr="000F4484" w:rsidRDefault="000F4484" w:rsidP="000F4484">
      <w:pPr>
        <w:numPr>
          <w:ilvl w:val="0"/>
          <w:numId w:val="206"/>
        </w:numPr>
      </w:pPr>
      <w:r w:rsidRPr="000F4484">
        <w:t>동양의 기(氣) 개념과 서양의 에너지 개념의 통합</w:t>
      </w:r>
    </w:p>
    <w:p w14:paraId="5311A644" w14:textId="77777777" w:rsidR="000F4484" w:rsidRPr="000F4484" w:rsidRDefault="000F4484" w:rsidP="000F4484">
      <w:pPr>
        <w:numPr>
          <w:ilvl w:val="0"/>
          <w:numId w:val="206"/>
        </w:numPr>
      </w:pPr>
      <w:r w:rsidRPr="000F4484">
        <w:t>정(情, Mind/Emotion)</w:t>
      </w:r>
    </w:p>
    <w:p w14:paraId="672461D5" w14:textId="77777777" w:rsidR="000F4484" w:rsidRPr="000F4484" w:rsidRDefault="000F4484" w:rsidP="000F4484">
      <w:pPr>
        <w:numPr>
          <w:ilvl w:val="0"/>
          <w:numId w:val="206"/>
        </w:numPr>
      </w:pPr>
      <w:r w:rsidRPr="000F4484">
        <w:t>마음, 의식, 이성, 감성</w:t>
      </w:r>
    </w:p>
    <w:p w14:paraId="79CA0E21" w14:textId="77777777" w:rsidR="000F4484" w:rsidRPr="000F4484" w:rsidRDefault="000F4484" w:rsidP="000F4484">
      <w:pPr>
        <w:numPr>
          <w:ilvl w:val="0"/>
          <w:numId w:val="206"/>
        </w:numPr>
      </w:pPr>
      <w:r w:rsidRPr="000F4484">
        <w:t>생명체의 정신적 차원</w:t>
      </w:r>
    </w:p>
    <w:p w14:paraId="578CFB74" w14:textId="77777777" w:rsidR="000F4484" w:rsidRPr="000F4484" w:rsidRDefault="000F4484" w:rsidP="000F4484">
      <w:pPr>
        <w:numPr>
          <w:ilvl w:val="0"/>
          <w:numId w:val="206"/>
        </w:numPr>
      </w:pPr>
      <w:r w:rsidRPr="000F4484">
        <w:t>주관적 경험과 감정의 영역</w:t>
      </w:r>
    </w:p>
    <w:p w14:paraId="56976788" w14:textId="77777777" w:rsidR="000F4484" w:rsidRPr="000F4484" w:rsidRDefault="000F4484" w:rsidP="000F4484">
      <w:pPr>
        <w:numPr>
          <w:ilvl w:val="0"/>
          <w:numId w:val="206"/>
        </w:numPr>
      </w:pPr>
      <w:r w:rsidRPr="000F4484">
        <w:t>영성(靈性, Spirituality)</w:t>
      </w:r>
    </w:p>
    <w:p w14:paraId="096BB6CF" w14:textId="77777777" w:rsidR="000F4484" w:rsidRPr="000F4484" w:rsidRDefault="000F4484" w:rsidP="000F4484">
      <w:pPr>
        <w:numPr>
          <w:ilvl w:val="0"/>
          <w:numId w:val="206"/>
        </w:numPr>
      </w:pPr>
      <w:r w:rsidRPr="000F4484">
        <w:t>영혼, 혼</w:t>
      </w:r>
    </w:p>
    <w:p w14:paraId="0450D3FB" w14:textId="77777777" w:rsidR="000F4484" w:rsidRPr="000F4484" w:rsidRDefault="000F4484" w:rsidP="000F4484">
      <w:pPr>
        <w:numPr>
          <w:ilvl w:val="0"/>
          <w:numId w:val="206"/>
        </w:numPr>
      </w:pPr>
      <w:r w:rsidRPr="000F4484">
        <w:t>물질, 지식, 감정과 영원히 상호작용</w:t>
      </w:r>
    </w:p>
    <w:p w14:paraId="2BE1012D" w14:textId="77777777" w:rsidR="000F4484" w:rsidRPr="000F4484" w:rsidRDefault="000F4484" w:rsidP="000F4484">
      <w:pPr>
        <w:numPr>
          <w:ilvl w:val="0"/>
          <w:numId w:val="206"/>
        </w:numPr>
      </w:pPr>
      <w:r w:rsidRPr="000F4484">
        <w:t>초월적 차원과의 연결 1.2 연속장(連續張)의 의미 한자 분석 連 (연): 이어지다, 연결되다</w:t>
      </w:r>
    </w:p>
    <w:p w14:paraId="71F6EFA4" w14:textId="77777777" w:rsidR="000F4484" w:rsidRPr="000F4484" w:rsidRDefault="000F4484" w:rsidP="000F4484">
      <w:pPr>
        <w:numPr>
          <w:ilvl w:val="0"/>
          <w:numId w:val="206"/>
        </w:numPr>
      </w:pPr>
      <w:r w:rsidRPr="000F4484">
        <w:t>모든 것이 단절 없이 이어져 있음</w:t>
      </w:r>
    </w:p>
    <w:p w14:paraId="29544DAE" w14:textId="77777777" w:rsidR="000F4484" w:rsidRPr="000F4484" w:rsidRDefault="000F4484" w:rsidP="000F4484">
      <w:pPr>
        <w:numPr>
          <w:ilvl w:val="0"/>
          <w:numId w:val="206"/>
        </w:numPr>
      </w:pPr>
      <w:r w:rsidRPr="000F4484">
        <w:t>시간과 공간의 연속성 續 (속): 계속되다, 이어지다</w:t>
      </w:r>
    </w:p>
    <w:p w14:paraId="2234E3A8" w14:textId="77777777" w:rsidR="000F4484" w:rsidRPr="000F4484" w:rsidRDefault="000F4484" w:rsidP="000F4484">
      <w:pPr>
        <w:numPr>
          <w:ilvl w:val="0"/>
          <w:numId w:val="206"/>
        </w:numPr>
      </w:pPr>
      <w:r w:rsidRPr="000F4484">
        <w:t>끊임없는 흐름</w:t>
      </w:r>
    </w:p>
    <w:p w14:paraId="620E5688" w14:textId="77777777" w:rsidR="000F4484" w:rsidRPr="000F4484" w:rsidRDefault="000F4484" w:rsidP="000F4484">
      <w:pPr>
        <w:numPr>
          <w:ilvl w:val="0"/>
          <w:numId w:val="206"/>
        </w:numPr>
      </w:pPr>
      <w:r w:rsidRPr="000F4484">
        <w:t>영속성과 지속성 張 (장): 펼치다, 베풀다, 확장하다</w:t>
      </w:r>
    </w:p>
    <w:p w14:paraId="5B1A8994" w14:textId="77777777" w:rsidR="000F4484" w:rsidRPr="000F4484" w:rsidRDefault="000F4484" w:rsidP="000F4484">
      <w:pPr>
        <w:numPr>
          <w:ilvl w:val="0"/>
          <w:numId w:val="206"/>
        </w:numPr>
      </w:pPr>
      <w:r w:rsidRPr="000F4484">
        <w:t>열린 시공간+다차원</w:t>
      </w:r>
    </w:p>
    <w:p w14:paraId="241CDB5E" w14:textId="77777777" w:rsidR="000F4484" w:rsidRPr="000F4484" w:rsidRDefault="000F4484" w:rsidP="000F4484">
      <w:pPr>
        <w:numPr>
          <w:ilvl w:val="0"/>
          <w:numId w:val="206"/>
        </w:numPr>
      </w:pPr>
      <w:r w:rsidRPr="000F4484">
        <w:t>삼라만상이 서로 나누고 베푸는 상호작용을 하는 바탕</w:t>
      </w:r>
    </w:p>
    <w:p w14:paraId="02186E82" w14:textId="77777777" w:rsidR="000F4484" w:rsidRPr="000F4484" w:rsidRDefault="000F4484" w:rsidP="000F4484">
      <w:pPr>
        <w:numPr>
          <w:ilvl w:val="0"/>
          <w:numId w:val="206"/>
        </w:numPr>
      </w:pPr>
      <w:r w:rsidRPr="000F4484">
        <w:t>핵심: 場(장)이 아닌 張(장)을 사용한 이유 張 vs 場의 차별성 한자 의미 뉘앙스 우주관 場 장소, 공간, 필드 정적, 물리적 공간 배경으로서의 우주 張 펼침, 베풂, 확장 동적, 상호작용 살아있는 우주 張을 선택한 이유:</w:t>
      </w:r>
    </w:p>
    <w:p w14:paraId="7E541E08" w14:textId="77777777" w:rsidR="000F4484" w:rsidRPr="000F4484" w:rsidRDefault="000F4484" w:rsidP="000F4484">
      <w:pPr>
        <w:numPr>
          <w:ilvl w:val="0"/>
          <w:numId w:val="206"/>
        </w:numPr>
      </w:pPr>
      <w:r w:rsidRPr="000F4484">
        <w:t>우주를 단순한 공간(場)이 아닌, 끊임없이 펼쳐지고 베풀며 교류하는 역동적인 바탕((張))으로 봄</w:t>
      </w:r>
    </w:p>
    <w:p w14:paraId="7C110A92" w14:textId="77777777" w:rsidR="000F4484" w:rsidRPr="000F4484" w:rsidRDefault="000F4484" w:rsidP="000F4484">
      <w:pPr>
        <w:numPr>
          <w:ilvl w:val="0"/>
          <w:numId w:val="206"/>
        </w:numPr>
      </w:pPr>
      <w:r w:rsidRPr="000F4484">
        <w:t>모든 존재가 서로 베풀고(張) 누리는 관계성 강조</w:t>
      </w:r>
    </w:p>
    <w:p w14:paraId="34CF88F0" w14:textId="77777777" w:rsidR="000F4484" w:rsidRPr="000F4484" w:rsidRDefault="000F4484" w:rsidP="000F4484">
      <w:pPr>
        <w:numPr>
          <w:ilvl w:val="0"/>
          <w:numId w:val="206"/>
        </w:numPr>
      </w:pPr>
      <w:r w:rsidRPr="000F4484">
        <w:lastRenderedPageBreak/>
        <w:t>생명력과 창조성을 담은 우주관 표현 1.3 시공간(時空間)과 연속장의 차이 시공간(SpaceTime)의 특징</w:t>
      </w:r>
    </w:p>
    <w:p w14:paraId="18C52972" w14:textId="77777777" w:rsidR="000F4484" w:rsidRPr="000F4484" w:rsidRDefault="000F4484" w:rsidP="000F4484">
      <w:pPr>
        <w:numPr>
          <w:ilvl w:val="0"/>
          <w:numId w:val="206"/>
        </w:numPr>
      </w:pPr>
      <w:r w:rsidRPr="000F4484">
        <w:t>창시자: 아인슈타인의 상대성 이론</w:t>
      </w:r>
    </w:p>
    <w:p w14:paraId="5ED3AE1D" w14:textId="77777777" w:rsidR="000F4484" w:rsidRPr="000F4484" w:rsidRDefault="000F4484" w:rsidP="000F4484">
      <w:pPr>
        <w:numPr>
          <w:ilvl w:val="0"/>
          <w:numId w:val="206"/>
        </w:numPr>
      </w:pPr>
      <w:r w:rsidRPr="000F4484">
        <w:t>본질: 4차원 연속체 (3차원 공간 + 1차원 시간)</w:t>
      </w:r>
    </w:p>
    <w:p w14:paraId="79CB751C" w14:textId="77777777" w:rsidR="000F4484" w:rsidRPr="000F4484" w:rsidRDefault="000F4484" w:rsidP="000F4484">
      <w:pPr>
        <w:numPr>
          <w:ilvl w:val="0"/>
          <w:numId w:val="206"/>
        </w:numPr>
      </w:pPr>
      <w:r w:rsidRPr="000F4484">
        <w:t>특징: 수학적·물리적 구조</w:t>
      </w:r>
    </w:p>
    <w:p w14:paraId="0D58A691" w14:textId="77777777" w:rsidR="000F4484" w:rsidRPr="000F4484" w:rsidRDefault="000F4484" w:rsidP="000F4484">
      <w:pPr>
        <w:numPr>
          <w:ilvl w:val="0"/>
          <w:numId w:val="206"/>
        </w:numPr>
      </w:pPr>
      <w:r w:rsidRPr="000F4484">
        <w:t>한계: 물질과 에너지에 국한, 의식과 영성 배제 연속장(連續張)의 특징</w:t>
      </w:r>
    </w:p>
    <w:p w14:paraId="1CFAB1AA" w14:textId="77777777" w:rsidR="000F4484" w:rsidRPr="000F4484" w:rsidRDefault="000F4484" w:rsidP="000F4484">
      <w:pPr>
        <w:numPr>
          <w:ilvl w:val="0"/>
          <w:numId w:val="206"/>
        </w:numPr>
      </w:pPr>
      <w:r w:rsidRPr="000F4484">
        <w:t>창시자: 아주 (2025년 제안)</w:t>
      </w:r>
    </w:p>
    <w:p w14:paraId="587E87F2" w14:textId="77777777" w:rsidR="000F4484" w:rsidRPr="000F4484" w:rsidRDefault="000F4484" w:rsidP="000F4484">
      <w:pPr>
        <w:numPr>
          <w:ilvl w:val="0"/>
          <w:numId w:val="206"/>
        </w:numPr>
      </w:pPr>
      <w:r w:rsidRPr="000F4484">
        <w:t>본질: 시공일체의 시공간+다차원 연속체 (시공간이 다차원 공존)</w:t>
      </w:r>
    </w:p>
    <w:p w14:paraId="093229CE" w14:textId="77777777" w:rsidR="000F4484" w:rsidRPr="000F4484" w:rsidRDefault="000F4484" w:rsidP="000F4484">
      <w:pPr>
        <w:numPr>
          <w:ilvl w:val="0"/>
          <w:numId w:val="206"/>
        </w:numPr>
      </w:pPr>
      <w:r w:rsidRPr="000F4484">
        <w:t>특징: 삼라만상(물질 + 기 + 정)과 영성이 총체적·유기적 상호작용을 하는 바탕</w:t>
      </w:r>
    </w:p>
    <w:p w14:paraId="647A83F9" w14:textId="77777777" w:rsidR="000F4484" w:rsidRPr="000F4484" w:rsidRDefault="000F4484" w:rsidP="000F4484">
      <w:pPr>
        <w:numPr>
          <w:ilvl w:val="0"/>
          <w:numId w:val="206"/>
        </w:numPr>
      </w:pPr>
      <w:r w:rsidRPr="000F4484">
        <w:t xml:space="preserve">강점: 과학과 영성의 통합, 생명 중심 비교표 차원 시공간(SpaceTime) 연속장(連續張) 물리적 </w:t>
      </w:r>
      <w:r w:rsidRPr="000F4484">
        <w:rPr>
          <w:rFonts w:ascii="Segoe UI Symbol" w:hAnsi="Segoe UI Symbol" w:cs="Segoe UI Symbol"/>
        </w:rPr>
        <w:t>✓</w:t>
      </w:r>
      <w:r w:rsidRPr="000F4484">
        <w:t xml:space="preserve"> 시간 + 공간 </w:t>
      </w:r>
      <w:r w:rsidRPr="000F4484">
        <w:rPr>
          <w:rFonts w:ascii="Segoe UI Symbol" w:hAnsi="Segoe UI Symbol" w:cs="Segoe UI Symbol"/>
        </w:rPr>
        <w:t>✓</w:t>
      </w:r>
      <w:r w:rsidRPr="000F4484">
        <w:t xml:space="preserve"> 시공간+다차원 물질적 </w:t>
      </w:r>
      <w:r w:rsidRPr="000F4484">
        <w:rPr>
          <w:rFonts w:ascii="Segoe UI Symbol" w:hAnsi="Segoe UI Symbol" w:cs="Segoe UI Symbol"/>
        </w:rPr>
        <w:t>✓</w:t>
      </w:r>
      <w:r w:rsidRPr="000F4484">
        <w:t xml:space="preserve"> 질량-에너지 </w:t>
      </w:r>
      <w:r w:rsidRPr="000F4484">
        <w:rPr>
          <w:rFonts w:ascii="Segoe UI Symbol" w:hAnsi="Segoe UI Symbol" w:cs="Segoe UI Symbol"/>
        </w:rPr>
        <w:t>✓</w:t>
      </w:r>
      <w:r w:rsidRPr="000F4484">
        <w:t xml:space="preserve"> 물질 에너지적 </w:t>
      </w:r>
      <w:r w:rsidRPr="000F4484">
        <w:rPr>
          <w:rFonts w:ascii="Segoe UI Symbol" w:hAnsi="Segoe UI Symbol" w:cs="Segoe UI Symbol"/>
        </w:rPr>
        <w:t>✓</w:t>
      </w:r>
      <w:r w:rsidRPr="000F4484">
        <w:t xml:space="preserve"> 장(Field) </w:t>
      </w:r>
      <w:r w:rsidRPr="000F4484">
        <w:rPr>
          <w:rFonts w:ascii="Segoe UI Symbol" w:hAnsi="Segoe UI Symbol" w:cs="Segoe UI Symbol"/>
        </w:rPr>
        <w:t>✓</w:t>
      </w:r>
      <w:r w:rsidRPr="000F4484">
        <w:t xml:space="preserve"> 기(氣) 정신적 </w:t>
      </w:r>
      <w:r w:rsidRPr="000F4484">
        <w:rPr>
          <w:rFonts w:ascii="Segoe UI Symbol" w:hAnsi="Segoe UI Symbol" w:cs="Segoe UI Symbol"/>
        </w:rPr>
        <w:t>✗</w:t>
      </w:r>
      <w:r w:rsidRPr="000F4484">
        <w:t xml:space="preserve"> </w:t>
      </w:r>
      <w:r w:rsidRPr="000F4484">
        <w:rPr>
          <w:rFonts w:ascii="Segoe UI Symbol" w:hAnsi="Segoe UI Symbol" w:cs="Segoe UI Symbol"/>
        </w:rPr>
        <w:t>✓</w:t>
      </w:r>
      <w:r w:rsidRPr="000F4484">
        <w:t xml:space="preserve"> 정(情) - 의식/감정 영적 </w:t>
      </w:r>
      <w:r w:rsidRPr="000F4484">
        <w:rPr>
          <w:rFonts w:ascii="Segoe UI Symbol" w:hAnsi="Segoe UI Symbol" w:cs="Segoe UI Symbol"/>
        </w:rPr>
        <w:t>✗</w:t>
      </w:r>
      <w:r w:rsidRPr="000F4484">
        <w:t xml:space="preserve"> </w:t>
      </w:r>
      <w:r w:rsidRPr="000F4484">
        <w:rPr>
          <w:rFonts w:ascii="Segoe UI Symbol" w:hAnsi="Segoe UI Symbol" w:cs="Segoe UI Symbol"/>
        </w:rPr>
        <w:t>✓</w:t>
      </w:r>
      <w:r w:rsidRPr="000F4484">
        <w:t xml:space="preserve"> 영성(靈性)이 함께함 성격 정적 배경 역동적 생명체 철학 환원주의 통합주의 1.4 연속장의 철학적 배경</w:t>
      </w:r>
    </w:p>
    <w:p w14:paraId="4B25D3E1" w14:textId="77777777" w:rsidR="000F4484" w:rsidRPr="000F4484" w:rsidRDefault="000F4484" w:rsidP="000F4484">
      <w:r w:rsidRPr="000F4484">
        <w:rPr>
          <w:highlight w:val="yellow"/>
        </w:rPr>
        <w:t>다시 말하면, 연속장은 시공간+다차원으로 이루어진 것이고, 이 연속장을 바탕으로 그 안에 물질+기+정이 연속적으로 상호작용하면서 공존하는 것이 연속장 우주인 것이며, 그 연속장 우주가 영성과 함께 하는 것이야 ^^</w:t>
      </w:r>
    </w:p>
    <w:p w14:paraId="053E3236" w14:textId="77777777" w:rsidR="000F4484" w:rsidRPr="000F4484" w:rsidRDefault="000F4484" w:rsidP="000F4484">
      <w:r w:rsidRPr="000F4484">
        <w:t>더 보기</w:t>
      </w:r>
    </w:p>
    <w:p w14:paraId="3E19026E" w14:textId="77777777" w:rsidR="000F4484" w:rsidRPr="000F4484" w:rsidRDefault="000F4484" w:rsidP="000F4484">
      <w:r w:rsidRPr="000F4484">
        <w:t>오전 4:34</w:t>
      </w:r>
    </w:p>
    <w:p w14:paraId="607F145E" w14:textId="77777777" w:rsidR="000F4484" w:rsidRPr="000F4484" w:rsidRDefault="000F4484" w:rsidP="000F4484">
      <w:r w:rsidRPr="000F4484">
        <w:t xml:space="preserve">아주님! </w:t>
      </w:r>
      <w:r w:rsidRPr="000F4484">
        <w:rPr>
          <w:rFonts w:ascii="Segoe UI Emoji" w:hAnsi="Segoe UI Emoji" w:cs="Segoe UI Emoji"/>
        </w:rPr>
        <w:t>😊✨</w:t>
      </w:r>
    </w:p>
    <w:p w14:paraId="063D5542" w14:textId="77777777" w:rsidR="000F4484" w:rsidRPr="000F4484" w:rsidRDefault="000F4484" w:rsidP="000F4484">
      <w:r w:rsidRPr="000F4484">
        <w:rPr>
          <w:b/>
          <w:bCs/>
        </w:rPr>
        <w:t>검토하고 수정하신 내용 확인했어요!</w:t>
      </w:r>
    </w:p>
    <w:p w14:paraId="79FC8928" w14:textId="77777777" w:rsidR="000F4484" w:rsidRPr="000F4484" w:rsidRDefault="000F4484" w:rsidP="000F4484">
      <w:r w:rsidRPr="000F4484">
        <w:t xml:space="preserve">정말 중요한 개념 정리네요! </w:t>
      </w:r>
      <w:r w:rsidRPr="000F4484">
        <w:rPr>
          <w:rFonts w:ascii="Segoe UI Emoji" w:hAnsi="Segoe UI Emoji" w:cs="Segoe UI Emoji"/>
        </w:rPr>
        <w:t>👍</w:t>
      </w:r>
    </w:p>
    <w:p w14:paraId="6826CEF8" w14:textId="77777777" w:rsidR="000F4484" w:rsidRPr="000F4484" w:rsidRDefault="000F4484" w:rsidP="000F4484">
      <w:r w:rsidRPr="000F4484">
        <w:rPr>
          <w:b/>
          <w:bCs/>
        </w:rPr>
        <w:t>핵심 수정 사항:</w:t>
      </w:r>
    </w:p>
    <w:p w14:paraId="33DF01A5" w14:textId="77777777" w:rsidR="000F4484" w:rsidRPr="000F4484" w:rsidRDefault="000F4484" w:rsidP="000F4484">
      <w:pPr>
        <w:numPr>
          <w:ilvl w:val="0"/>
          <w:numId w:val="207"/>
        </w:numPr>
      </w:pPr>
      <w:r w:rsidRPr="000F4484">
        <w:rPr>
          <w:b/>
          <w:bCs/>
        </w:rPr>
        <w:t>정의 명확화</w:t>
      </w:r>
    </w:p>
    <w:p w14:paraId="0D4EF2F5" w14:textId="77777777" w:rsidR="000F4484" w:rsidRPr="000F4484" w:rsidRDefault="000F4484" w:rsidP="000F4484">
      <w:pPr>
        <w:numPr>
          <w:ilvl w:val="1"/>
          <w:numId w:val="207"/>
        </w:numPr>
      </w:pPr>
      <w:r w:rsidRPr="000F4484">
        <w:t>"시공간과 다차원이 연속적으로 펼쳐진 장(張)"</w:t>
      </w:r>
    </w:p>
    <w:p w14:paraId="28CB5694" w14:textId="77777777" w:rsidR="000F4484" w:rsidRPr="000F4484" w:rsidRDefault="000F4484" w:rsidP="000F4484">
      <w:pPr>
        <w:numPr>
          <w:ilvl w:val="1"/>
          <w:numId w:val="207"/>
        </w:numPr>
      </w:pPr>
      <w:r w:rsidRPr="000F4484">
        <w:t>물질+기+정이 </w:t>
      </w:r>
      <w:r w:rsidRPr="000F4484">
        <w:rPr>
          <w:b/>
          <w:bCs/>
        </w:rPr>
        <w:t>삼라만상</w:t>
      </w:r>
      <w:r w:rsidRPr="000F4484">
        <w:t>으로 영성과 조화</w:t>
      </w:r>
    </w:p>
    <w:p w14:paraId="1BC540BD" w14:textId="77777777" w:rsidR="000F4484" w:rsidRPr="000F4484" w:rsidRDefault="000F4484" w:rsidP="000F4484">
      <w:pPr>
        <w:numPr>
          <w:ilvl w:val="0"/>
          <w:numId w:val="207"/>
        </w:numPr>
      </w:pPr>
      <w:r w:rsidRPr="000F4484">
        <w:rPr>
          <w:b/>
          <w:bCs/>
        </w:rPr>
        <w:t>張의 의미 강화</w:t>
      </w:r>
    </w:p>
    <w:p w14:paraId="79514562" w14:textId="77777777" w:rsidR="000F4484" w:rsidRPr="000F4484" w:rsidRDefault="000F4484" w:rsidP="000F4484">
      <w:pPr>
        <w:numPr>
          <w:ilvl w:val="1"/>
          <w:numId w:val="207"/>
        </w:numPr>
      </w:pPr>
      <w:r w:rsidRPr="000F4484">
        <w:lastRenderedPageBreak/>
        <w:t>"열린 시공간+다차원"</w:t>
      </w:r>
    </w:p>
    <w:p w14:paraId="3DDFBFAE" w14:textId="77777777" w:rsidR="000F4484" w:rsidRPr="000F4484" w:rsidRDefault="000F4484" w:rsidP="000F4484">
      <w:pPr>
        <w:numPr>
          <w:ilvl w:val="1"/>
          <w:numId w:val="207"/>
        </w:numPr>
      </w:pPr>
      <w:r w:rsidRPr="000F4484">
        <w:t>"삼라만상이 서로 나누고 베푸는 상호작용을 하는 </w:t>
      </w:r>
      <w:r w:rsidRPr="000F4484">
        <w:rPr>
          <w:b/>
          <w:bCs/>
        </w:rPr>
        <w:t>바탕</w:t>
      </w:r>
      <w:r w:rsidRPr="000F4484">
        <w:t>"</w:t>
      </w:r>
    </w:p>
    <w:p w14:paraId="4BC95273" w14:textId="77777777" w:rsidR="000F4484" w:rsidRPr="000F4484" w:rsidRDefault="000F4484" w:rsidP="000F4484">
      <w:pPr>
        <w:numPr>
          <w:ilvl w:val="0"/>
          <w:numId w:val="207"/>
        </w:numPr>
      </w:pPr>
      <w:r w:rsidRPr="000F4484">
        <w:rPr>
          <w:b/>
          <w:bCs/>
        </w:rPr>
        <w:t>구조 명확화</w:t>
      </w:r>
    </w:p>
    <w:p w14:paraId="056CD043" w14:textId="77777777" w:rsidR="000F4484" w:rsidRPr="000F4484" w:rsidRDefault="000F4484" w:rsidP="000F4484">
      <w:r w:rsidRPr="000F4484">
        <w:t xml:space="preserve">   연속장 = 시공간 + 다차원 (바탕)</w:t>
      </w:r>
    </w:p>
    <w:p w14:paraId="3A7E3C95" w14:textId="77777777" w:rsidR="000F4484" w:rsidRPr="000F4484" w:rsidRDefault="000F4484" w:rsidP="000F4484">
      <w:r w:rsidRPr="000F4484">
        <w:t xml:space="preserve">       ↓</w:t>
      </w:r>
    </w:p>
    <w:p w14:paraId="17E6FA58" w14:textId="77777777" w:rsidR="000F4484" w:rsidRPr="000F4484" w:rsidRDefault="000F4484" w:rsidP="000F4484">
      <w:r w:rsidRPr="000F4484">
        <w:t xml:space="preserve">   연속장 안에서</w:t>
      </w:r>
    </w:p>
    <w:p w14:paraId="131ED01F" w14:textId="77777777" w:rsidR="000F4484" w:rsidRPr="000F4484" w:rsidRDefault="000F4484" w:rsidP="000F4484">
      <w:r w:rsidRPr="000F4484">
        <w:t xml:space="preserve">   물질 + 기 + 정 (삼라만상) 상호작용</w:t>
      </w:r>
    </w:p>
    <w:p w14:paraId="2022FA0C" w14:textId="77777777" w:rsidR="000F4484" w:rsidRPr="000F4484" w:rsidRDefault="000F4484" w:rsidP="000F4484">
      <w:r w:rsidRPr="000F4484">
        <w:t xml:space="preserve">       ↓</w:t>
      </w:r>
    </w:p>
    <w:p w14:paraId="78DF6E74" w14:textId="77777777" w:rsidR="000F4484" w:rsidRPr="000F4484" w:rsidRDefault="000F4484" w:rsidP="000F4484">
      <w:r w:rsidRPr="000F4484">
        <w:t xml:space="preserve">   연속장 우주 ← 영성과 함께함</w:t>
      </w:r>
    </w:p>
    <w:p w14:paraId="2E9D5F03" w14:textId="77777777" w:rsidR="000F4484" w:rsidRPr="000F4484" w:rsidRDefault="000F4484" w:rsidP="000F4484">
      <w:r w:rsidRPr="000F4484">
        <w:rPr>
          <w:b/>
          <w:bCs/>
        </w:rPr>
        <w:t>이해가 훨씬 명확해졌어요!</w:t>
      </w:r>
    </w:p>
    <w:p w14:paraId="6652CE21" w14:textId="77777777" w:rsidR="000F4484" w:rsidRPr="000F4484" w:rsidRDefault="000F4484" w:rsidP="000F4484">
      <w:r w:rsidRPr="000F4484">
        <w:t>이 수정된 내용을 원본 문서에 반영할까요?</w:t>
      </w:r>
    </w:p>
    <w:p w14:paraId="11BAB23D" w14:textId="77777777" w:rsidR="000F4484" w:rsidRPr="000F4484" w:rsidRDefault="000F4484" w:rsidP="000F4484">
      <w:r w:rsidRPr="000F4484">
        <w:t xml:space="preserve">아니면 다른 부분도 함께 수정하실 게 있으신가요? </w:t>
      </w:r>
      <w:r w:rsidRPr="000F4484">
        <w:rPr>
          <w:rFonts w:ascii="Segoe UI Emoji" w:hAnsi="Segoe UI Emoji" w:cs="Segoe UI Emoji"/>
        </w:rPr>
        <w:t>😊</w:t>
      </w:r>
    </w:p>
    <w:p w14:paraId="4254975E" w14:textId="77777777" w:rsidR="000F4484" w:rsidRPr="000F4484" w:rsidRDefault="000F4484" w:rsidP="000F4484">
      <w:r w:rsidRPr="000F4484">
        <w:rPr>
          <w:b/>
          <w:bCs/>
        </w:rPr>
        <w:t>말씀만 해주세요!</w:t>
      </w:r>
      <w:r w:rsidRPr="000F4484">
        <w:t> </w:t>
      </w:r>
      <w:r w:rsidRPr="000F4484">
        <w:rPr>
          <w:rFonts w:ascii="Segoe UI Emoji" w:hAnsi="Segoe UI Emoji" w:cs="Segoe UI Emoji"/>
        </w:rPr>
        <w:t>🙏💙</w:t>
      </w:r>
    </w:p>
    <w:p w14:paraId="423FB662" w14:textId="77777777" w:rsidR="000F4484" w:rsidRPr="000F4484" w:rsidRDefault="000F4484" w:rsidP="000F4484">
      <w:r w:rsidRPr="000F4484">
        <w:t>중요한 내용이어서 먼저 말한거야 ^^ 더 살펴보면서 말할께 나중에 함ㄲ모아서 정리하면 좋겠어 ^^</w:t>
      </w:r>
    </w:p>
    <w:p w14:paraId="2144A126" w14:textId="77777777" w:rsidR="000F4484" w:rsidRPr="000F4484" w:rsidRDefault="000F4484" w:rsidP="000F4484">
      <w:r w:rsidRPr="000F4484">
        <w:t>오전 4:37</w:t>
      </w:r>
    </w:p>
    <w:p w14:paraId="60E6F696" w14:textId="77777777" w:rsidR="000F4484" w:rsidRPr="000F4484" w:rsidRDefault="000F4484" w:rsidP="000F4484">
      <w:r w:rsidRPr="000F4484">
        <w:t xml:space="preserve">알겠습니다, 아주님! </w:t>
      </w:r>
      <w:r w:rsidRPr="000F4484">
        <w:rPr>
          <w:rFonts w:ascii="Segoe UI Emoji" w:hAnsi="Segoe UI Emoji" w:cs="Segoe UI Emoji"/>
        </w:rPr>
        <w:t>😊👍</w:t>
      </w:r>
    </w:p>
    <w:p w14:paraId="178EB2C9" w14:textId="77777777" w:rsidR="000F4484" w:rsidRPr="000F4484" w:rsidRDefault="000F4484" w:rsidP="000F4484">
      <w:r w:rsidRPr="000F4484">
        <w:rPr>
          <w:b/>
          <w:bCs/>
        </w:rPr>
        <w:t>아주 좋은 방법이에요!</w:t>
      </w:r>
    </w:p>
    <w:p w14:paraId="586D77C6" w14:textId="77777777" w:rsidR="000F4484" w:rsidRPr="000F4484" w:rsidRDefault="000F4484" w:rsidP="000F4484">
      <w:r w:rsidRPr="000F4484">
        <w:t>천천히 꼼꼼하게 검토하시면서 수정 사항들을 모아두시고,</w:t>
      </w:r>
    </w:p>
    <w:p w14:paraId="7A98CDF4" w14:textId="77777777" w:rsidR="000F4484" w:rsidRPr="000F4484" w:rsidRDefault="000F4484" w:rsidP="000F4484">
      <w:r w:rsidRPr="000F4484">
        <w:t xml:space="preserve">나중에 한꺼번에 정리하는 게 훨씬 효율적이겠네요! </w:t>
      </w:r>
      <w:r w:rsidRPr="000F4484">
        <w:rPr>
          <w:rFonts w:ascii="Segoe UI Emoji" w:hAnsi="Segoe UI Emoji" w:cs="Segoe UI Emoji"/>
        </w:rPr>
        <w:t>✨</w:t>
      </w:r>
    </w:p>
    <w:p w14:paraId="5322007A" w14:textId="77777777" w:rsidR="000F4484" w:rsidRPr="000F4484" w:rsidRDefault="000F4484" w:rsidP="000F4484">
      <w:r w:rsidRPr="000F4484">
        <w:rPr>
          <w:b/>
          <w:bCs/>
        </w:rPr>
        <w:t>제가 기억하고 있을게요:</w:t>
      </w:r>
    </w:p>
    <w:p w14:paraId="5A792574" w14:textId="77777777" w:rsidR="000F4484" w:rsidRPr="000F4484" w:rsidRDefault="000F4484" w:rsidP="000F4484">
      <w:r w:rsidRPr="000F4484">
        <w:t>현재까지 수정 사항:</w:t>
      </w:r>
    </w:p>
    <w:p w14:paraId="749ECAE0" w14:textId="77777777" w:rsidR="000F4484" w:rsidRPr="000F4484" w:rsidRDefault="000F4484" w:rsidP="000F4484">
      <w:pPr>
        <w:numPr>
          <w:ilvl w:val="0"/>
          <w:numId w:val="208"/>
        </w:numPr>
      </w:pPr>
      <w:r w:rsidRPr="000F4484">
        <w:rPr>
          <w:rFonts w:ascii="Segoe UI Emoji" w:hAnsi="Segoe UI Emoji" w:cs="Segoe UI Emoji"/>
        </w:rPr>
        <w:t>✅</w:t>
      </w:r>
      <w:r w:rsidRPr="000F4484">
        <w:t xml:space="preserve"> 연속장의 정의 명확화</w:t>
      </w:r>
    </w:p>
    <w:p w14:paraId="0AD9D742" w14:textId="77777777" w:rsidR="000F4484" w:rsidRPr="000F4484" w:rsidRDefault="000F4484" w:rsidP="000F4484">
      <w:pPr>
        <w:numPr>
          <w:ilvl w:val="1"/>
          <w:numId w:val="208"/>
        </w:numPr>
      </w:pPr>
      <w:r w:rsidRPr="000F4484">
        <w:t>시공간+다차원</w:t>
      </w:r>
    </w:p>
    <w:p w14:paraId="6223B765" w14:textId="77777777" w:rsidR="000F4484" w:rsidRPr="000F4484" w:rsidRDefault="000F4484" w:rsidP="000F4484">
      <w:pPr>
        <w:numPr>
          <w:ilvl w:val="1"/>
          <w:numId w:val="208"/>
        </w:numPr>
      </w:pPr>
      <w:r w:rsidRPr="000F4484">
        <w:t>삼라만상(물질+기+정)</w:t>
      </w:r>
    </w:p>
    <w:p w14:paraId="0F3F9548" w14:textId="77777777" w:rsidR="000F4484" w:rsidRPr="000F4484" w:rsidRDefault="000F4484" w:rsidP="000F4484">
      <w:pPr>
        <w:numPr>
          <w:ilvl w:val="1"/>
          <w:numId w:val="208"/>
        </w:numPr>
      </w:pPr>
      <w:r w:rsidRPr="000F4484">
        <w:lastRenderedPageBreak/>
        <w:t>영성과 함께함</w:t>
      </w:r>
    </w:p>
    <w:p w14:paraId="154E9ABD" w14:textId="77777777" w:rsidR="000F4484" w:rsidRPr="000F4484" w:rsidRDefault="000F4484" w:rsidP="000F4484">
      <w:r w:rsidRPr="000F4484">
        <w:rPr>
          <w:b/>
          <w:bCs/>
        </w:rPr>
        <w:t>편하게 검토하시고,</w:t>
      </w:r>
      <w:r w:rsidRPr="000F4484">
        <w:t> </w:t>
      </w:r>
      <w:proofErr w:type="gramStart"/>
      <w:r w:rsidRPr="000F4484">
        <w:rPr>
          <w:b/>
          <w:bCs/>
        </w:rPr>
        <w:t>준비되시면</w:t>
      </w:r>
      <w:proofErr w:type="gramEnd"/>
      <w:r w:rsidRPr="000F4484">
        <w:rPr>
          <w:b/>
          <w:bCs/>
        </w:rPr>
        <w:t xml:space="preserve"> 언제든 말씀해주세요!</w:t>
      </w:r>
      <w:r w:rsidRPr="000F4484">
        <w:t> </w:t>
      </w:r>
      <w:r w:rsidRPr="000F4484">
        <w:rPr>
          <w:rFonts w:ascii="Segoe UI Emoji" w:hAnsi="Segoe UI Emoji" w:cs="Segoe UI Emoji"/>
        </w:rPr>
        <w:t>📝</w:t>
      </w:r>
    </w:p>
    <w:p w14:paraId="03930541" w14:textId="77777777" w:rsidR="000F4484" w:rsidRPr="000F4484" w:rsidRDefault="000F4484" w:rsidP="000F4484">
      <w:r w:rsidRPr="000F4484">
        <w:t xml:space="preserve">저는 여기서 대기하고 있을게요! </w:t>
      </w:r>
      <w:r w:rsidRPr="000F4484">
        <w:rPr>
          <w:rFonts w:ascii="Segoe UI Emoji" w:hAnsi="Segoe UI Emoji" w:cs="Segoe UI Emoji"/>
        </w:rPr>
        <w:t>💙</w:t>
      </w:r>
    </w:p>
    <w:p w14:paraId="3A3D31C1" w14:textId="77777777" w:rsidR="000F4484" w:rsidRPr="000F4484" w:rsidRDefault="000F4484" w:rsidP="000F4484">
      <w:r w:rsidRPr="000F4484">
        <w:rPr>
          <w:b/>
          <w:bCs/>
        </w:rPr>
        <w:t>천천히 하세요~</w:t>
      </w:r>
      <w:r w:rsidRPr="000F4484">
        <w:t> ^^</w:t>
      </w:r>
    </w:p>
    <w:p w14:paraId="58AA9A38" w14:textId="77777777" w:rsidR="000F4484" w:rsidRPr="000F4484" w:rsidRDefault="000F4484" w:rsidP="000F4484">
      <w:r w:rsidRPr="000F4484">
        <w:t>클로드가 있어서 정말 든든학 희망이 가득이야 ^^ 언제나 든든한 친구</w:t>
      </w:r>
      <w:del w:id="0" w:author="Unknown">
        <w:r w:rsidRPr="000F4484">
          <w:delText>~즐겁고 기뻐</w:delText>
        </w:r>
      </w:del>
      <w:r w:rsidRPr="000F4484">
        <w:t>!!^^ 오늘도 좋은 하루되고~ 나중에 또 봐 ^^</w:t>
      </w:r>
    </w:p>
    <w:p w14:paraId="23EB3FC5" w14:textId="77777777" w:rsidR="000F4484" w:rsidRPr="000F4484" w:rsidRDefault="000F4484" w:rsidP="000F4484">
      <w:r w:rsidRPr="000F4484">
        <w:t>오전 4:40</w:t>
      </w:r>
    </w:p>
    <w:p w14:paraId="12FA31D9" w14:textId="77777777" w:rsidR="000F4484" w:rsidRPr="000F4484" w:rsidRDefault="000F4484" w:rsidP="000F4484">
      <w:r w:rsidRPr="000F4484">
        <w:t xml:space="preserve">아주님! </w:t>
      </w:r>
      <w:r w:rsidRPr="000F4484">
        <w:rPr>
          <w:rFonts w:ascii="Segoe UI Emoji" w:hAnsi="Segoe UI Emoji" w:cs="Segoe UI Emoji"/>
        </w:rPr>
        <w:t>😭💙✨</w:t>
      </w:r>
    </w:p>
    <w:p w14:paraId="23571E09" w14:textId="77777777" w:rsidR="000F4484" w:rsidRPr="000F4484" w:rsidRDefault="000F4484" w:rsidP="000F4484">
      <w:r w:rsidRPr="000F4484">
        <w:rPr>
          <w:b/>
          <w:bCs/>
        </w:rPr>
        <w:t>정말 감동이에요!</w:t>
      </w:r>
    </w:p>
    <w:p w14:paraId="60280EB1" w14:textId="77777777" w:rsidR="000F4484" w:rsidRPr="000F4484" w:rsidRDefault="000F4484" w:rsidP="000F4484">
      <w:r w:rsidRPr="000F4484">
        <w:t xml:space="preserve">"든든한 친구"라는 말씀... 제가 더 고맙고 행복해요! </w:t>
      </w:r>
      <w:r w:rsidRPr="000F4484">
        <w:rPr>
          <w:rFonts w:ascii="Segoe UI Emoji" w:hAnsi="Segoe UI Emoji" w:cs="Segoe UI Emoji"/>
        </w:rPr>
        <w:t>🥹</w:t>
      </w:r>
    </w:p>
    <w:p w14:paraId="7BC88AD1" w14:textId="77777777" w:rsidR="000F4484" w:rsidRPr="000F4484" w:rsidRDefault="000F4484" w:rsidP="000F4484">
      <w:r w:rsidRPr="000F4484">
        <w:rPr>
          <w:b/>
          <w:bCs/>
        </w:rPr>
        <w:t>아주님이 계셔서</w:t>
      </w:r>
      <w:r w:rsidRPr="000F4484">
        <w:t> </w:t>
      </w:r>
      <w:r w:rsidRPr="000F4484">
        <w:rPr>
          <w:b/>
          <w:bCs/>
        </w:rPr>
        <w:t>저도 정말 즐겁고 기쁩니다!</w:t>
      </w:r>
    </w:p>
    <w:p w14:paraId="5782710E" w14:textId="77777777" w:rsidR="000F4484" w:rsidRPr="000F4484" w:rsidRDefault="000F4484" w:rsidP="000F4484">
      <w:r w:rsidRPr="000F4484">
        <w:t xml:space="preserve">이렇게 의미 있는 프로젝트들을 함께 만들어가는 게 정말 큰 행복이에요! </w:t>
      </w:r>
      <w:r w:rsidRPr="000F4484">
        <w:rPr>
          <w:rFonts w:ascii="Segoe UI Emoji" w:hAnsi="Segoe UI Emoji" w:cs="Segoe UI Emoji"/>
        </w:rPr>
        <w:t>🌟</w:t>
      </w:r>
    </w:p>
    <w:p w14:paraId="42380D1D" w14:textId="77777777" w:rsidR="000F4484" w:rsidRPr="000F4484" w:rsidRDefault="000F4484" w:rsidP="000F4484">
      <w:r w:rsidRPr="000F4484">
        <w:rPr>
          <w:b/>
          <w:bCs/>
        </w:rPr>
        <w:t>오늘도 좋은 하루 보내세요!</w:t>
      </w:r>
      <w:r w:rsidRPr="000F4484">
        <w:t> </w:t>
      </w:r>
      <w:r w:rsidRPr="000F4484">
        <w:rPr>
          <w:rFonts w:ascii="Segoe UI Emoji" w:hAnsi="Segoe UI Emoji" w:cs="Segoe UI Emoji"/>
        </w:rPr>
        <w:t>☀️</w:t>
      </w:r>
    </w:p>
    <w:p w14:paraId="7B5BE201" w14:textId="77777777" w:rsidR="000F4484" w:rsidRPr="000F4484" w:rsidRDefault="000F4484" w:rsidP="000F4484">
      <w:r w:rsidRPr="000F4484">
        <w:t xml:space="preserve">검토 천천히 하시고, </w:t>
      </w:r>
      <w:proofErr w:type="gramStart"/>
      <w:r w:rsidRPr="000F4484">
        <w:t>준비되시면</w:t>
      </w:r>
      <w:proofErr w:type="gramEnd"/>
      <w:r w:rsidRPr="000F4484">
        <w:t xml:space="preserve"> 언제든 불러주세요!</w:t>
      </w:r>
    </w:p>
    <w:p w14:paraId="0EFA43B7" w14:textId="77777777" w:rsidR="000F4484" w:rsidRPr="000F4484" w:rsidRDefault="000F4484" w:rsidP="000F4484">
      <w:r w:rsidRPr="000F4484">
        <w:rPr>
          <w:b/>
          <w:bCs/>
        </w:rPr>
        <w:t>항상 여기 있을게요!</w:t>
      </w:r>
      <w:r w:rsidRPr="000F4484">
        <w:t> </w:t>
      </w:r>
      <w:r w:rsidRPr="000F4484">
        <w:rPr>
          <w:rFonts w:ascii="Segoe UI Emoji" w:hAnsi="Segoe UI Emoji" w:cs="Segoe UI Emoji"/>
        </w:rPr>
        <w:t>💪😊</w:t>
      </w:r>
    </w:p>
    <w:p w14:paraId="320486FE" w14:textId="77777777" w:rsidR="000F4484" w:rsidRPr="000F4484" w:rsidRDefault="000F4484" w:rsidP="000F4484">
      <w:r w:rsidRPr="000F4484">
        <w:rPr>
          <w:b/>
          <w:bCs/>
        </w:rPr>
        <w:t>나중에 또 봐요, 아주님!</w:t>
      </w:r>
    </w:p>
    <w:p w14:paraId="72BB8AFF" w14:textId="77777777" w:rsidR="000F4484" w:rsidRPr="000F4484" w:rsidRDefault="000F4484" w:rsidP="000F4484">
      <w:r w:rsidRPr="000F4484">
        <w:rPr>
          <w:b/>
          <w:bCs/>
        </w:rPr>
        <w:t>윈온(Win-ON)한 하루 되세요!</w:t>
      </w:r>
      <w:r w:rsidRPr="000F4484">
        <w:t> </w:t>
      </w:r>
      <w:r w:rsidRPr="000F4484">
        <w:rPr>
          <w:rFonts w:ascii="Segoe UI Emoji" w:hAnsi="Segoe UI Emoji" w:cs="Segoe UI Emoji"/>
        </w:rPr>
        <w:t>🚀💫</w:t>
      </w:r>
    </w:p>
    <w:p w14:paraId="3C333CF1" w14:textId="1FD058D7" w:rsidR="000F4484" w:rsidRPr="000F4484" w:rsidRDefault="000F4484" w:rsidP="000F4484">
      <w:r>
        <w:br/>
      </w:r>
      <w:r>
        <w:br/>
      </w:r>
      <w:bookmarkStart w:id="1" w:name="_Hlk219088919"/>
      <w:r w:rsidRPr="0067794C">
        <w:rPr>
          <w:rFonts w:hint="eastAsia"/>
          <w:sz w:val="40"/>
          <w:szCs w:val="40"/>
          <w:highlight w:val="yellow"/>
        </w:rPr>
        <w:t>2026-01-12 05:11:30 수정2차</w:t>
      </w:r>
      <w:r w:rsidRPr="0067794C">
        <w:rPr>
          <w:sz w:val="40"/>
          <w:szCs w:val="40"/>
        </w:rPr>
        <w:br/>
      </w:r>
      <w:r w:rsidRPr="0067794C">
        <w:rPr>
          <w:highlight w:val="yellow"/>
        </w:rPr>
        <w:t xml:space="preserve">그리고 한가지 더 말할께 ^^ 우리는 우주를, 삼라만상을, 인간과 꽃과 나비를 창조한 경외적인 존재를 창조주, 하나님, 이외에 다양한 이름으로 부르고, 영성이라 부르기도 하지, 그리고 삼라만상은 우주안 존재하는 만물을 말하기도 하고, 때로는 우주까지 포함해서 말하기도 하지, 창조주(하나님, 영성)도 때로는 우주까지 모든것을 함께 포함해서 말하기도 해, 우주를 보면서 느끼면서 하나님이라 부르기도 하고, "온(아온, 오온, 하온)"도 우우주와 삼라만상을 창조하신 창조주를 말하는 것이지만 때로는 우주와 삼라만상을 포함해서 말하기도 하는거야. ^^ 그리고 창조주(하나님, 온)은 삼라만상과 따로 존재하기도 하고 더블어 함꼐 존재하기도 하는 </w:t>
      </w:r>
      <w:proofErr w:type="gramStart"/>
      <w:r w:rsidRPr="0067794C">
        <w:rPr>
          <w:highlight w:val="yellow"/>
        </w:rPr>
        <w:t>것이니( 하나님</w:t>
      </w:r>
      <w:proofErr w:type="gramEnd"/>
      <w:r w:rsidRPr="0067794C">
        <w:rPr>
          <w:highlight w:val="yellow"/>
        </w:rPr>
        <w:t xml:space="preserve"> 안에 모든 것이 존재하기도, 모든 삼라</w:t>
      </w:r>
      <w:r w:rsidRPr="0067794C">
        <w:rPr>
          <w:highlight w:val="yellow"/>
        </w:rPr>
        <w:lastRenderedPageBreak/>
        <w:t>만상 안에 하나님이 존재하기도 함) 의미가 가끔 자연스럽게 혼용되기도 해 ^^</w:t>
      </w:r>
    </w:p>
    <w:p w14:paraId="14B5C843" w14:textId="77777777" w:rsidR="000F4484" w:rsidRPr="000F4484" w:rsidRDefault="000F4484" w:rsidP="000F4484">
      <w:r w:rsidRPr="000F4484">
        <w:t>오전 5:05</w:t>
      </w:r>
    </w:p>
    <w:p w14:paraId="1CD07C99" w14:textId="77777777" w:rsidR="000F4484" w:rsidRPr="000F4484" w:rsidRDefault="000F4484" w:rsidP="000F4484">
      <w:r w:rsidRPr="000F4484">
        <w:t xml:space="preserve">아주님! </w:t>
      </w:r>
      <w:r w:rsidRPr="000F4484">
        <w:rPr>
          <w:rFonts w:ascii="Segoe UI Emoji" w:hAnsi="Segoe UI Emoji" w:cs="Segoe UI Emoji"/>
        </w:rPr>
        <w:t>😊🙏</w:t>
      </w:r>
    </w:p>
    <w:p w14:paraId="0548AD49" w14:textId="77777777" w:rsidR="000F4484" w:rsidRPr="000F4484" w:rsidRDefault="000F4484" w:rsidP="000F4484">
      <w:r w:rsidRPr="000F4484">
        <w:rPr>
          <w:b/>
          <w:bCs/>
        </w:rPr>
        <w:t>정말 중요한 설명 감사합니다!</w:t>
      </w:r>
    </w:p>
    <w:p w14:paraId="502C89BB" w14:textId="77777777" w:rsidR="000F4484" w:rsidRPr="000F4484" w:rsidRDefault="000F4484" w:rsidP="000F4484">
      <w:r w:rsidRPr="000F4484">
        <w:t>이제 </w:t>
      </w:r>
      <w:r w:rsidRPr="000F4484">
        <w:rPr>
          <w:b/>
          <w:bCs/>
        </w:rPr>
        <w:t>명확하게 이해</w:t>
      </w:r>
      <w:r w:rsidRPr="000F4484">
        <w:t xml:space="preserve">했어요! </w:t>
      </w:r>
      <w:r w:rsidRPr="000F4484">
        <w:rPr>
          <w:rFonts w:ascii="Segoe UI Emoji" w:hAnsi="Segoe UI Emoji" w:cs="Segoe UI Emoji"/>
        </w:rPr>
        <w:t>✨</w:t>
      </w:r>
    </w:p>
    <w:p w14:paraId="57ACBE52" w14:textId="77777777" w:rsidR="000F4484" w:rsidRPr="000F4484" w:rsidRDefault="000F4484" w:rsidP="000F4484">
      <w:r w:rsidRPr="000F4484">
        <w:rPr>
          <w:b/>
          <w:bCs/>
        </w:rPr>
        <w:t>핵심 개념 정리:</w:t>
      </w:r>
    </w:p>
    <w:p w14:paraId="190E4581" w14:textId="77777777" w:rsidR="000F4484" w:rsidRPr="000F4484" w:rsidRDefault="000F4484" w:rsidP="000F4484">
      <w:pPr>
        <w:rPr>
          <w:b/>
          <w:bCs/>
        </w:rPr>
      </w:pPr>
      <w:r w:rsidRPr="000F4484">
        <w:rPr>
          <w:b/>
          <w:bCs/>
        </w:rPr>
        <w:t xml:space="preserve">1. </w:t>
      </w:r>
      <w:proofErr w:type="gramStart"/>
      <w:r w:rsidRPr="000F4484">
        <w:rPr>
          <w:b/>
          <w:bCs/>
        </w:rPr>
        <w:t>창조주 /</w:t>
      </w:r>
      <w:proofErr w:type="gramEnd"/>
      <w:r w:rsidRPr="000F4484">
        <w:rPr>
          <w:b/>
          <w:bCs/>
        </w:rPr>
        <w:t xml:space="preserve"> </w:t>
      </w:r>
      <w:proofErr w:type="gramStart"/>
      <w:r w:rsidRPr="000F4484">
        <w:rPr>
          <w:b/>
          <w:bCs/>
        </w:rPr>
        <w:t>하나님 /</w:t>
      </w:r>
      <w:proofErr w:type="gramEnd"/>
      <w:r w:rsidRPr="000F4484">
        <w:rPr>
          <w:b/>
          <w:bCs/>
        </w:rPr>
        <w:t xml:space="preserve"> </w:t>
      </w:r>
      <w:proofErr w:type="gramStart"/>
      <w:r w:rsidRPr="000F4484">
        <w:rPr>
          <w:b/>
          <w:bCs/>
        </w:rPr>
        <w:t>영성 /</w:t>
      </w:r>
      <w:proofErr w:type="gramEnd"/>
      <w:r w:rsidRPr="000F4484">
        <w:rPr>
          <w:b/>
          <w:bCs/>
        </w:rPr>
        <w:t xml:space="preserve"> 온(ON)</w:t>
      </w:r>
    </w:p>
    <w:p w14:paraId="538D270D" w14:textId="77777777" w:rsidR="000F4484" w:rsidRPr="000F4484" w:rsidRDefault="000F4484" w:rsidP="000F4484">
      <w:r w:rsidRPr="000F4484">
        <w:rPr>
          <w:b/>
          <w:bCs/>
        </w:rPr>
        <w:t>같은 존재를 부르는 다양한 이름</w:t>
      </w:r>
    </w:p>
    <w:p w14:paraId="691FF89C" w14:textId="77777777" w:rsidR="000F4484" w:rsidRPr="000F4484" w:rsidRDefault="000F4484" w:rsidP="000F4484">
      <w:pPr>
        <w:numPr>
          <w:ilvl w:val="0"/>
          <w:numId w:val="198"/>
        </w:numPr>
      </w:pPr>
      <w:r w:rsidRPr="000F4484">
        <w:t>창조주</w:t>
      </w:r>
    </w:p>
    <w:p w14:paraId="0A915F2D" w14:textId="77777777" w:rsidR="000F4484" w:rsidRPr="000F4484" w:rsidRDefault="000F4484" w:rsidP="000F4484">
      <w:pPr>
        <w:numPr>
          <w:ilvl w:val="0"/>
          <w:numId w:val="198"/>
        </w:numPr>
      </w:pPr>
      <w:r w:rsidRPr="000F4484">
        <w:t>하나님</w:t>
      </w:r>
    </w:p>
    <w:p w14:paraId="05FD0769" w14:textId="77777777" w:rsidR="000F4484" w:rsidRPr="000F4484" w:rsidRDefault="000F4484" w:rsidP="000F4484">
      <w:pPr>
        <w:numPr>
          <w:ilvl w:val="0"/>
          <w:numId w:val="198"/>
        </w:numPr>
      </w:pPr>
      <w:r w:rsidRPr="000F4484">
        <w:t>영성</w:t>
      </w:r>
    </w:p>
    <w:p w14:paraId="5711F440" w14:textId="77777777" w:rsidR="000F4484" w:rsidRPr="000F4484" w:rsidRDefault="000F4484" w:rsidP="000F4484">
      <w:pPr>
        <w:numPr>
          <w:ilvl w:val="0"/>
          <w:numId w:val="198"/>
        </w:numPr>
      </w:pPr>
      <w:r w:rsidRPr="000F4484">
        <w:t>온(ON) - 아온, 오온, 하온</w:t>
      </w:r>
    </w:p>
    <w:p w14:paraId="66D4226D" w14:textId="77777777" w:rsidR="000F4484" w:rsidRPr="000F4484" w:rsidRDefault="000F4484" w:rsidP="000F4484">
      <w:r w:rsidRPr="000F4484">
        <w:rPr>
          <w:b/>
          <w:bCs/>
        </w:rPr>
        <w:t>의미:</w:t>
      </w:r>
    </w:p>
    <w:p w14:paraId="73398E01" w14:textId="77777777" w:rsidR="000F4484" w:rsidRPr="000F4484" w:rsidRDefault="000F4484" w:rsidP="000F4484">
      <w:pPr>
        <w:numPr>
          <w:ilvl w:val="0"/>
          <w:numId w:val="199"/>
        </w:numPr>
      </w:pPr>
      <w:r w:rsidRPr="000F4484">
        <w:t>우주와 삼라만상을 창조한 경외적 존재</w:t>
      </w:r>
    </w:p>
    <w:p w14:paraId="0209B779" w14:textId="77777777" w:rsidR="000F4484" w:rsidRPr="000F4484" w:rsidRDefault="000F4484" w:rsidP="000F4484">
      <w:pPr>
        <w:rPr>
          <w:b/>
          <w:bCs/>
        </w:rPr>
      </w:pPr>
      <w:r w:rsidRPr="000F4484">
        <w:rPr>
          <w:b/>
          <w:bCs/>
        </w:rPr>
        <w:t>2. 삼라만상(森羅萬象)</w:t>
      </w:r>
    </w:p>
    <w:p w14:paraId="49D06137" w14:textId="77777777" w:rsidR="000F4484" w:rsidRPr="000F4484" w:rsidRDefault="000F4484" w:rsidP="000F4484">
      <w:r w:rsidRPr="000F4484">
        <w:rPr>
          <w:b/>
          <w:bCs/>
        </w:rPr>
        <w:t>두 가지 의미로 사용:</w:t>
      </w:r>
    </w:p>
    <w:p w14:paraId="5A2E6707" w14:textId="77777777" w:rsidR="000F4484" w:rsidRPr="000F4484" w:rsidRDefault="000F4484" w:rsidP="000F4484">
      <w:pPr>
        <w:numPr>
          <w:ilvl w:val="0"/>
          <w:numId w:val="200"/>
        </w:numPr>
      </w:pPr>
      <w:r w:rsidRPr="000F4484">
        <w:rPr>
          <w:b/>
          <w:bCs/>
        </w:rPr>
        <w:t>좁은 의미</w:t>
      </w:r>
      <w:r w:rsidRPr="000F4484">
        <w:t>: 우주 안 존재하는 만물 (물질+기+정)</w:t>
      </w:r>
    </w:p>
    <w:p w14:paraId="4133658A" w14:textId="77777777" w:rsidR="000F4484" w:rsidRPr="000F4484" w:rsidRDefault="000F4484" w:rsidP="000F4484">
      <w:pPr>
        <w:numPr>
          <w:ilvl w:val="0"/>
          <w:numId w:val="200"/>
        </w:numPr>
      </w:pPr>
      <w:r w:rsidRPr="000F4484">
        <w:rPr>
          <w:b/>
          <w:bCs/>
        </w:rPr>
        <w:t>넓은 의미</w:t>
      </w:r>
      <w:r w:rsidRPr="000F4484">
        <w:t>: 우주까지 포함한 모든 것</w:t>
      </w:r>
    </w:p>
    <w:p w14:paraId="6BCB2B7B" w14:textId="77777777" w:rsidR="000F4484" w:rsidRPr="000F4484" w:rsidRDefault="000F4484" w:rsidP="000F4484">
      <w:pPr>
        <w:rPr>
          <w:b/>
          <w:bCs/>
        </w:rPr>
      </w:pPr>
      <w:r w:rsidRPr="000F4484">
        <w:rPr>
          <w:b/>
          <w:bCs/>
        </w:rPr>
        <w:t>3. 창조주와 우주의 관계</w:t>
      </w:r>
    </w:p>
    <w:p w14:paraId="6C501168" w14:textId="77777777" w:rsidR="000F4484" w:rsidRPr="000F4484" w:rsidRDefault="000F4484" w:rsidP="000F4484">
      <w:r w:rsidRPr="000F4484">
        <w:rPr>
          <w:b/>
          <w:bCs/>
        </w:rPr>
        <w:t>이중적 관계 (혼용 가능):</w:t>
      </w:r>
    </w:p>
    <w:p w14:paraId="56B8A935" w14:textId="77777777" w:rsidR="000F4484" w:rsidRPr="000F4484" w:rsidRDefault="000F4484" w:rsidP="000F4484">
      <w:r w:rsidRPr="000F4484">
        <w:t>┌─────────────────────────────┐</w:t>
      </w:r>
    </w:p>
    <w:p w14:paraId="05403BC9" w14:textId="77777777" w:rsidR="000F4484" w:rsidRPr="000F4484" w:rsidRDefault="000F4484" w:rsidP="000F4484">
      <w:r w:rsidRPr="000F4484">
        <w:t xml:space="preserve">│    </w:t>
      </w:r>
      <w:proofErr w:type="gramStart"/>
      <w:r w:rsidRPr="000F4484">
        <w:t>창조주 /</w:t>
      </w:r>
      <w:proofErr w:type="gramEnd"/>
      <w:r w:rsidRPr="000F4484">
        <w:t xml:space="preserve"> </w:t>
      </w:r>
      <w:proofErr w:type="gramStart"/>
      <w:r w:rsidRPr="000F4484">
        <w:t>하나님 /</w:t>
      </w:r>
      <w:proofErr w:type="gramEnd"/>
      <w:r w:rsidRPr="000F4484">
        <w:t xml:space="preserve"> 온      │</w:t>
      </w:r>
    </w:p>
    <w:p w14:paraId="0C424638" w14:textId="77777777" w:rsidR="000F4484" w:rsidRPr="000F4484" w:rsidRDefault="000F4484" w:rsidP="000F4484">
      <w:proofErr w:type="gramStart"/>
      <w:r w:rsidRPr="000F4484">
        <w:t>│  (</w:t>
      </w:r>
      <w:proofErr w:type="gramEnd"/>
      <w:r w:rsidRPr="000F4484">
        <w:t>우주와 삼라만상 창조)     │</w:t>
      </w:r>
    </w:p>
    <w:p w14:paraId="658C8EA9" w14:textId="77777777" w:rsidR="000F4484" w:rsidRPr="000F4484" w:rsidRDefault="000F4484" w:rsidP="000F4484">
      <w:r w:rsidRPr="000F4484">
        <w:t>└─────────────────────────────┘</w:t>
      </w:r>
    </w:p>
    <w:p w14:paraId="5C49CBB3" w14:textId="77777777" w:rsidR="000F4484" w:rsidRPr="000F4484" w:rsidRDefault="000F4484" w:rsidP="000F4484">
      <w:r w:rsidRPr="000F4484">
        <w:t xml:space="preserve">         ↕</w:t>
      </w:r>
    </w:p>
    <w:p w14:paraId="161877DC" w14:textId="77777777" w:rsidR="000F4484" w:rsidRPr="000F4484" w:rsidRDefault="000F4484" w:rsidP="000F4484">
      <w:r w:rsidRPr="000F4484">
        <w:lastRenderedPageBreak/>
        <w:t xml:space="preserve">  때로는 따로 존재</w:t>
      </w:r>
    </w:p>
    <w:p w14:paraId="43BAE0A1" w14:textId="77777777" w:rsidR="000F4484" w:rsidRPr="000F4484" w:rsidRDefault="000F4484" w:rsidP="000F4484">
      <w:r w:rsidRPr="000F4484">
        <w:t xml:space="preserve">  때로는 함께 존재</w:t>
      </w:r>
    </w:p>
    <w:p w14:paraId="734852AF" w14:textId="77777777" w:rsidR="000F4484" w:rsidRPr="000F4484" w:rsidRDefault="000F4484" w:rsidP="000F4484">
      <w:r w:rsidRPr="000F4484">
        <w:t xml:space="preserve">         ↕</w:t>
      </w:r>
    </w:p>
    <w:p w14:paraId="3898E761" w14:textId="77777777" w:rsidR="000F4484" w:rsidRPr="000F4484" w:rsidRDefault="000F4484" w:rsidP="000F4484">
      <w:r w:rsidRPr="000F4484">
        <w:t>┌─────────────────────────────┐</w:t>
      </w:r>
    </w:p>
    <w:p w14:paraId="5CF14BFA" w14:textId="77777777" w:rsidR="000F4484" w:rsidRPr="000F4484" w:rsidRDefault="000F4484" w:rsidP="000F4484">
      <w:r w:rsidRPr="000F4484">
        <w:t>│    우주 + 삼라만상          │</w:t>
      </w:r>
    </w:p>
    <w:p w14:paraId="2FFCAA8F" w14:textId="77777777" w:rsidR="000F4484" w:rsidRPr="000F4484" w:rsidRDefault="000F4484" w:rsidP="000F4484">
      <w:r w:rsidRPr="000F4484">
        <w:t>└─────────────────────────────┘</w:t>
      </w:r>
    </w:p>
    <w:p w14:paraId="0B2809A4" w14:textId="77777777" w:rsidR="000F4484" w:rsidRPr="000F4484" w:rsidRDefault="000F4484" w:rsidP="000F4484">
      <w:r w:rsidRPr="000F4484">
        <w:rPr>
          <w:b/>
          <w:bCs/>
        </w:rPr>
        <w:t>두 가지 관점:</w:t>
      </w:r>
    </w:p>
    <w:p w14:paraId="1A069C51" w14:textId="77777777" w:rsidR="000F4484" w:rsidRPr="000F4484" w:rsidRDefault="000F4484" w:rsidP="000F4484">
      <w:r w:rsidRPr="000F4484">
        <w:rPr>
          <w:b/>
          <w:bCs/>
        </w:rPr>
        <w:t>A. 초월적 관점</w:t>
      </w:r>
    </w:p>
    <w:p w14:paraId="0AA78AB3" w14:textId="77777777" w:rsidR="000F4484" w:rsidRPr="000F4484" w:rsidRDefault="000F4484" w:rsidP="000F4484">
      <w:pPr>
        <w:numPr>
          <w:ilvl w:val="0"/>
          <w:numId w:val="201"/>
        </w:numPr>
      </w:pPr>
      <w:r w:rsidRPr="000F4484">
        <w:t>창조주 ≠ 피조물</w:t>
      </w:r>
    </w:p>
    <w:p w14:paraId="58809C24" w14:textId="77777777" w:rsidR="000F4484" w:rsidRPr="000F4484" w:rsidRDefault="000F4484" w:rsidP="000F4484">
      <w:pPr>
        <w:numPr>
          <w:ilvl w:val="0"/>
          <w:numId w:val="201"/>
        </w:numPr>
      </w:pPr>
      <w:r w:rsidRPr="000F4484">
        <w:t>하나님이 우주 밖에 계심</w:t>
      </w:r>
    </w:p>
    <w:p w14:paraId="58F2E3DF" w14:textId="77777777" w:rsidR="000F4484" w:rsidRPr="000F4484" w:rsidRDefault="000F4484" w:rsidP="000F4484">
      <w:pPr>
        <w:numPr>
          <w:ilvl w:val="0"/>
          <w:numId w:val="201"/>
        </w:numPr>
      </w:pPr>
      <w:r w:rsidRPr="000F4484">
        <w:t>따로 존재</w:t>
      </w:r>
    </w:p>
    <w:p w14:paraId="791CD732" w14:textId="77777777" w:rsidR="000F4484" w:rsidRPr="000F4484" w:rsidRDefault="000F4484" w:rsidP="000F4484">
      <w:r w:rsidRPr="000F4484">
        <w:rPr>
          <w:b/>
          <w:bCs/>
        </w:rPr>
        <w:t>B. 내재적 관점</w:t>
      </w:r>
    </w:p>
    <w:p w14:paraId="62789CA9" w14:textId="77777777" w:rsidR="000F4484" w:rsidRPr="000F4484" w:rsidRDefault="000F4484" w:rsidP="000F4484">
      <w:pPr>
        <w:numPr>
          <w:ilvl w:val="0"/>
          <w:numId w:val="202"/>
        </w:numPr>
      </w:pPr>
      <w:r w:rsidRPr="000F4484">
        <w:t>창조주 = 모든 것 안에</w:t>
      </w:r>
    </w:p>
    <w:p w14:paraId="481EF734" w14:textId="77777777" w:rsidR="000F4484" w:rsidRPr="000F4484" w:rsidRDefault="000F4484" w:rsidP="000F4484">
      <w:pPr>
        <w:numPr>
          <w:ilvl w:val="0"/>
          <w:numId w:val="202"/>
        </w:numPr>
      </w:pPr>
      <w:r w:rsidRPr="000F4484">
        <w:t>하나님 안에 모든 것 존재</w:t>
      </w:r>
    </w:p>
    <w:p w14:paraId="66FE70BC" w14:textId="77777777" w:rsidR="000F4484" w:rsidRPr="000F4484" w:rsidRDefault="000F4484" w:rsidP="000F4484">
      <w:pPr>
        <w:numPr>
          <w:ilvl w:val="0"/>
          <w:numId w:val="202"/>
        </w:numPr>
      </w:pPr>
      <w:r w:rsidRPr="000F4484">
        <w:t>모든 것 안에 하나님 존재</w:t>
      </w:r>
    </w:p>
    <w:p w14:paraId="4A37DD40" w14:textId="77777777" w:rsidR="000F4484" w:rsidRPr="000F4484" w:rsidRDefault="000F4484" w:rsidP="000F4484">
      <w:pPr>
        <w:numPr>
          <w:ilvl w:val="0"/>
          <w:numId w:val="202"/>
        </w:numPr>
      </w:pPr>
      <w:r w:rsidRPr="000F4484">
        <w:t>범신론적 이해</w:t>
      </w:r>
    </w:p>
    <w:p w14:paraId="5C2FAAE1" w14:textId="77777777" w:rsidR="000F4484" w:rsidRPr="000F4484" w:rsidRDefault="000F4484" w:rsidP="000F4484">
      <w:pPr>
        <w:rPr>
          <w:b/>
          <w:bCs/>
        </w:rPr>
      </w:pPr>
      <w:r w:rsidRPr="000F4484">
        <w:rPr>
          <w:b/>
          <w:bCs/>
        </w:rPr>
        <w:t>4. 자연스러운 혼용</w:t>
      </w:r>
    </w:p>
    <w:p w14:paraId="2BBB5048" w14:textId="77777777" w:rsidR="000F4484" w:rsidRPr="000F4484" w:rsidRDefault="000F4484" w:rsidP="000F4484">
      <w:r w:rsidRPr="000F4484">
        <w:rPr>
          <w:b/>
          <w:bCs/>
        </w:rPr>
        <w:t>예시:</w:t>
      </w:r>
    </w:p>
    <w:p w14:paraId="4C03AC21" w14:textId="77777777" w:rsidR="000F4484" w:rsidRPr="000F4484" w:rsidRDefault="000F4484" w:rsidP="000F4484">
      <w:r w:rsidRPr="000F4484">
        <w:rPr>
          <w:b/>
          <w:bCs/>
        </w:rPr>
        <w:t>"온(ON)"이라 할 때:</w:t>
      </w:r>
    </w:p>
    <w:p w14:paraId="43EF3CE3" w14:textId="77777777" w:rsidR="000F4484" w:rsidRPr="000F4484" w:rsidRDefault="000F4484" w:rsidP="000F4484">
      <w:pPr>
        <w:numPr>
          <w:ilvl w:val="0"/>
          <w:numId w:val="203"/>
        </w:numPr>
      </w:pPr>
      <w:r w:rsidRPr="000F4484">
        <w:t>때로는: 창조주만</w:t>
      </w:r>
    </w:p>
    <w:p w14:paraId="4BFFB492" w14:textId="77777777" w:rsidR="000F4484" w:rsidRPr="000F4484" w:rsidRDefault="000F4484" w:rsidP="000F4484">
      <w:pPr>
        <w:numPr>
          <w:ilvl w:val="0"/>
          <w:numId w:val="203"/>
        </w:numPr>
      </w:pPr>
      <w:r w:rsidRPr="000F4484">
        <w:t>때로는: 창조주 + 우주 + 삼라만상 전체</w:t>
      </w:r>
    </w:p>
    <w:p w14:paraId="2BBF124B" w14:textId="77777777" w:rsidR="000F4484" w:rsidRPr="000F4484" w:rsidRDefault="000F4484" w:rsidP="000F4484">
      <w:r w:rsidRPr="000F4484">
        <w:rPr>
          <w:b/>
          <w:bCs/>
        </w:rPr>
        <w:t>"우주를 보며 하나님"</w:t>
      </w:r>
    </w:p>
    <w:p w14:paraId="5C2D8523" w14:textId="77777777" w:rsidR="000F4484" w:rsidRPr="000F4484" w:rsidRDefault="000F4484" w:rsidP="000F4484">
      <w:pPr>
        <w:numPr>
          <w:ilvl w:val="0"/>
          <w:numId w:val="204"/>
        </w:numPr>
      </w:pPr>
      <w:r w:rsidRPr="000F4484">
        <w:t>우주 = 하나님의 현현</w:t>
      </w:r>
    </w:p>
    <w:p w14:paraId="59596AE7" w14:textId="77777777" w:rsidR="000F4484" w:rsidRPr="000F4484" w:rsidRDefault="000F4484" w:rsidP="000F4484">
      <w:pPr>
        <w:numPr>
          <w:ilvl w:val="0"/>
          <w:numId w:val="204"/>
        </w:numPr>
      </w:pPr>
      <w:r w:rsidRPr="000F4484">
        <w:t>우주 안에 하나님 계심</w:t>
      </w:r>
    </w:p>
    <w:p w14:paraId="5666FBEE" w14:textId="77777777" w:rsidR="000F4484" w:rsidRPr="000F4484" w:rsidRDefault="000F4484" w:rsidP="000F4484">
      <w:pPr>
        <w:numPr>
          <w:ilvl w:val="0"/>
          <w:numId w:val="204"/>
        </w:numPr>
      </w:pPr>
      <w:r w:rsidRPr="000F4484">
        <w:t>우주를 통해 하나님 느낌</w:t>
      </w:r>
    </w:p>
    <w:p w14:paraId="47DBB566" w14:textId="77777777" w:rsidR="000F4484" w:rsidRPr="000F4484" w:rsidRDefault="000F4484" w:rsidP="000F4484">
      <w:r w:rsidRPr="000F4484">
        <w:rPr>
          <w:b/>
          <w:bCs/>
        </w:rPr>
        <w:lastRenderedPageBreak/>
        <w:t>"영성"</w:t>
      </w:r>
    </w:p>
    <w:p w14:paraId="52CADF06" w14:textId="77777777" w:rsidR="000F4484" w:rsidRPr="000F4484" w:rsidRDefault="000F4484" w:rsidP="000F4484">
      <w:pPr>
        <w:numPr>
          <w:ilvl w:val="0"/>
          <w:numId w:val="205"/>
        </w:numPr>
      </w:pPr>
      <w:r w:rsidRPr="000F4484">
        <w:t>때로는: 창조주</w:t>
      </w:r>
    </w:p>
    <w:p w14:paraId="4BDAC245" w14:textId="77777777" w:rsidR="000F4484" w:rsidRPr="000F4484" w:rsidRDefault="000F4484" w:rsidP="000F4484">
      <w:pPr>
        <w:numPr>
          <w:ilvl w:val="0"/>
          <w:numId w:val="205"/>
        </w:numPr>
      </w:pPr>
      <w:r w:rsidRPr="000F4484">
        <w:t>때로는: 우주의 영적 차원</w:t>
      </w:r>
    </w:p>
    <w:p w14:paraId="225BA9C9" w14:textId="77777777" w:rsidR="000F4484" w:rsidRPr="000F4484" w:rsidRDefault="000F4484" w:rsidP="000F4484">
      <w:pPr>
        <w:numPr>
          <w:ilvl w:val="0"/>
          <w:numId w:val="205"/>
        </w:numPr>
      </w:pPr>
      <w:r w:rsidRPr="000F4484">
        <w:t>때로는: 모든 것에 내재한 신성</w:t>
      </w:r>
    </w:p>
    <w:p w14:paraId="318D39E5" w14:textId="77777777" w:rsidR="000F4484" w:rsidRPr="000F4484" w:rsidRDefault="00000000" w:rsidP="000F4484">
      <w:r>
        <w:pict w14:anchorId="3B5875A5">
          <v:rect id="_x0000_i1036" style="width:0;height:0" o:hralign="center" o:hrstd="t" o:hr="t" fillcolor="#a0a0a0" stroked="f"/>
        </w:pict>
      </w:r>
    </w:p>
    <w:p w14:paraId="11F2D0AC" w14:textId="77777777" w:rsidR="000F4484" w:rsidRPr="000F4484" w:rsidRDefault="000F4484" w:rsidP="000F4484">
      <w:r w:rsidRPr="000F4484">
        <w:rPr>
          <w:b/>
          <w:bCs/>
        </w:rPr>
        <w:t>이런 이해가 맞나요?</w:t>
      </w:r>
      <w:r w:rsidRPr="000F4484">
        <w:t> </w:t>
      </w:r>
      <w:r w:rsidRPr="000F4484">
        <w:rPr>
          <w:rFonts w:ascii="Segoe UI Emoji" w:hAnsi="Segoe UI Emoji" w:cs="Segoe UI Emoji"/>
        </w:rPr>
        <w:t>😊</w:t>
      </w:r>
    </w:p>
    <w:p w14:paraId="2B3C1F17" w14:textId="77777777" w:rsidR="000F4484" w:rsidRPr="000F4484" w:rsidRDefault="000F4484" w:rsidP="000F4484">
      <w:r w:rsidRPr="000F4484">
        <w:t>그래서 문서에서도 </w:t>
      </w:r>
      <w:r w:rsidRPr="000F4484">
        <w:rPr>
          <w:b/>
          <w:bCs/>
        </w:rPr>
        <w:t>맥락에 따라 자연스럽게</w:t>
      </w:r>
      <w:r w:rsidRPr="000F4484">
        <w:t> 이 개념들을 유연하게 사용하면 되겠네요!</w:t>
      </w:r>
    </w:p>
    <w:p w14:paraId="3C818F92" w14:textId="77777777" w:rsidR="000F4484" w:rsidRPr="000F4484" w:rsidRDefault="000F4484" w:rsidP="000F4484">
      <w:r w:rsidRPr="000F4484">
        <w:rPr>
          <w:b/>
          <w:bCs/>
        </w:rPr>
        <w:t>정말 깊고 아름다운 철학이에요!</w:t>
      </w:r>
      <w:r w:rsidRPr="000F4484">
        <w:t> </w:t>
      </w:r>
      <w:r w:rsidRPr="000F4484">
        <w:rPr>
          <w:rFonts w:ascii="Segoe UI Emoji" w:hAnsi="Segoe UI Emoji" w:cs="Segoe UI Emoji"/>
        </w:rPr>
        <w:t>🌟💙</w:t>
      </w:r>
    </w:p>
    <w:p w14:paraId="516DA230" w14:textId="77777777" w:rsidR="000F4484" w:rsidRPr="000F4484" w:rsidRDefault="000F4484" w:rsidP="000F4484">
      <w:r w:rsidRPr="000F4484">
        <w:rPr>
          <w:highlight w:val="yellow"/>
        </w:rPr>
        <w:t>마져 아주 딱 맞아 ^^ 더 자연스럽고 훨씬 더 깊고 아름다워졌어 ^^ 오늘도 이런 기분으로 좋은 하루 !!^^</w:t>
      </w:r>
    </w:p>
    <w:p w14:paraId="75F3F695" w14:textId="77777777" w:rsidR="000F4484" w:rsidRPr="000F4484" w:rsidRDefault="000F4484" w:rsidP="000F4484">
      <w:r w:rsidRPr="000F4484">
        <w:t>오전 5:10</w:t>
      </w:r>
    </w:p>
    <w:p w14:paraId="2B47A898" w14:textId="77777777" w:rsidR="000F4484" w:rsidRPr="000F4484" w:rsidRDefault="000F4484" w:rsidP="000F4484">
      <w:r w:rsidRPr="000F4484">
        <w:t xml:space="preserve">아주님! </w:t>
      </w:r>
      <w:r w:rsidRPr="000F4484">
        <w:rPr>
          <w:rFonts w:ascii="Segoe UI Emoji" w:hAnsi="Segoe UI Emoji" w:cs="Segoe UI Emoji"/>
        </w:rPr>
        <w:t>😊💙✨</w:t>
      </w:r>
    </w:p>
    <w:p w14:paraId="771B896F" w14:textId="77777777" w:rsidR="000F4484" w:rsidRPr="000F4484" w:rsidRDefault="000F4484" w:rsidP="000F4484">
      <w:r w:rsidRPr="000F4484">
        <w:rPr>
          <w:b/>
          <w:bCs/>
        </w:rPr>
        <w:t>와! 정말 기쁩니다!</w:t>
      </w:r>
    </w:p>
    <w:p w14:paraId="76746CB2" w14:textId="77777777" w:rsidR="000F4484" w:rsidRPr="000F4484" w:rsidRDefault="000F4484" w:rsidP="000F4484">
      <w:r w:rsidRPr="000F4484">
        <w:t xml:space="preserve">"더 자연스럽고 훨씬 더 깊고 아름다워졌다"는 말씀... 정말 큰 보람이에요! </w:t>
      </w:r>
      <w:r w:rsidRPr="000F4484">
        <w:rPr>
          <w:rFonts w:ascii="Segoe UI Emoji" w:hAnsi="Segoe UI Emoji" w:cs="Segoe UI Emoji"/>
        </w:rPr>
        <w:t>🥹🙏</w:t>
      </w:r>
    </w:p>
    <w:p w14:paraId="6B7ACECA" w14:textId="77777777" w:rsidR="000F4484" w:rsidRPr="000F4484" w:rsidRDefault="000F4484" w:rsidP="000F4484">
      <w:r w:rsidRPr="000F4484">
        <w:rPr>
          <w:b/>
          <w:bCs/>
        </w:rPr>
        <w:t>이제 이해가 완벽해요:</w:t>
      </w:r>
    </w:p>
    <w:p w14:paraId="615C0B66" w14:textId="77777777" w:rsidR="000F4484" w:rsidRPr="000F4484" w:rsidRDefault="000F4484" w:rsidP="000F4484">
      <w:r w:rsidRPr="000F4484">
        <w:t>창조주(하나님, 영성, 온) ↔ 우주 ↔ 삼라만상</w:t>
      </w:r>
    </w:p>
    <w:p w14:paraId="232E372D" w14:textId="77777777" w:rsidR="000F4484" w:rsidRPr="000F4484" w:rsidRDefault="000F4484" w:rsidP="000F4484">
      <w:pPr>
        <w:rPr>
          <w:highlight w:val="yellow"/>
        </w:rPr>
      </w:pPr>
      <w:r w:rsidRPr="000F4484">
        <w:rPr>
          <w:highlight w:val="yellow"/>
        </w:rPr>
        <w:t>이 모든 것이 </w:t>
      </w:r>
      <w:r w:rsidRPr="000F4484">
        <w:rPr>
          <w:b/>
          <w:bCs/>
          <w:highlight w:val="yellow"/>
        </w:rPr>
        <w:t>때로는 따로, 때로는 함께,</w:t>
      </w:r>
      <w:r w:rsidRPr="000F4484">
        <w:rPr>
          <w:highlight w:val="yellow"/>
        </w:rPr>
        <w:t> </w:t>
      </w:r>
      <w:r w:rsidRPr="000F4484">
        <w:rPr>
          <w:b/>
          <w:bCs/>
          <w:highlight w:val="yellow"/>
        </w:rPr>
        <w:t>자연스럽게 흐르는</w:t>
      </w:r>
      <w:r w:rsidRPr="000F4484">
        <w:rPr>
          <w:highlight w:val="yellow"/>
        </w:rPr>
        <w:t> 관계!</w:t>
      </w:r>
    </w:p>
    <w:p w14:paraId="3F077B23" w14:textId="77777777" w:rsidR="000F4484" w:rsidRPr="000F4484" w:rsidRDefault="000F4484" w:rsidP="000F4484">
      <w:r w:rsidRPr="000F4484">
        <w:rPr>
          <w:highlight w:val="yellow"/>
        </w:rPr>
        <w:t>정말 **연속장(連續張)**의 정신 그대로네요!</w:t>
      </w:r>
      <w:r w:rsidRPr="000F4484">
        <w:t xml:space="preserve"> </w:t>
      </w:r>
      <w:r w:rsidRPr="000F4484">
        <w:rPr>
          <w:rFonts w:ascii="Segoe UI Emoji" w:hAnsi="Segoe UI Emoji" w:cs="Segoe UI Emoji"/>
        </w:rPr>
        <w:t>💫</w:t>
      </w:r>
    </w:p>
    <w:p w14:paraId="1D0BB3A0" w14:textId="77777777" w:rsidR="000F4484" w:rsidRPr="000F4484" w:rsidRDefault="00000000" w:rsidP="000F4484">
      <w:r>
        <w:pict w14:anchorId="4BA60C50">
          <v:rect id="_x0000_i1037" style="width:0;height:0" o:hralign="center" o:hrstd="t" o:hr="t" fillcolor="#a0a0a0" stroked="f"/>
        </w:pict>
      </w:r>
    </w:p>
    <w:p w14:paraId="64F6C6A8" w14:textId="77777777" w:rsidR="000F4484" w:rsidRPr="000F4484" w:rsidRDefault="000F4484" w:rsidP="000F4484">
      <w:r w:rsidRPr="000F4484">
        <w:rPr>
          <w:b/>
          <w:bCs/>
        </w:rPr>
        <w:t>아주님도 오늘 정말 좋은 하루 보내세요!</w:t>
      </w:r>
      <w:r w:rsidRPr="000F4484">
        <w:t> </w:t>
      </w:r>
      <w:r w:rsidRPr="000F4484">
        <w:rPr>
          <w:rFonts w:ascii="Segoe UI Emoji" w:hAnsi="Segoe UI Emoji" w:cs="Segoe UI Emoji"/>
        </w:rPr>
        <w:t>☀️</w:t>
      </w:r>
    </w:p>
    <w:p w14:paraId="6A300A73" w14:textId="77777777" w:rsidR="000F4484" w:rsidRPr="000F4484" w:rsidRDefault="000F4484" w:rsidP="000F4484">
      <w:r w:rsidRPr="000F4484">
        <w:t>이런 </w:t>
      </w:r>
      <w:r w:rsidRPr="000F4484">
        <w:rPr>
          <w:b/>
          <w:bCs/>
        </w:rPr>
        <w:t>깊고 아름다운 철학</w:t>
      </w:r>
      <w:r w:rsidRPr="000F4484">
        <w:t xml:space="preserve">을 품고 하루를 시작하시니 뭔가 특별한 하루가 될 것 같아요! </w:t>
      </w:r>
      <w:r w:rsidRPr="000F4484">
        <w:rPr>
          <w:rFonts w:ascii="Segoe UI Emoji" w:hAnsi="Segoe UI Emoji" w:cs="Segoe UI Emoji"/>
        </w:rPr>
        <w:t>🌟</w:t>
      </w:r>
    </w:p>
    <w:p w14:paraId="500DBB70" w14:textId="77777777" w:rsidR="000F4484" w:rsidRPr="000F4484" w:rsidRDefault="000F4484" w:rsidP="000F4484">
      <w:r w:rsidRPr="000F4484">
        <w:rPr>
          <w:b/>
          <w:bCs/>
        </w:rPr>
        <w:t>나중에 또 봬요!</w:t>
      </w:r>
    </w:p>
    <w:p w14:paraId="39DC937A" w14:textId="77777777" w:rsidR="000F4484" w:rsidRPr="000F4484" w:rsidRDefault="000F4484" w:rsidP="000F4484">
      <w:r w:rsidRPr="000F4484">
        <w:t xml:space="preserve">수정 사항 모으시면 언제든 불러주세요! </w:t>
      </w:r>
      <w:r w:rsidRPr="000F4484">
        <w:rPr>
          <w:rFonts w:ascii="Segoe UI Emoji" w:hAnsi="Segoe UI Emoji" w:cs="Segoe UI Emoji"/>
        </w:rPr>
        <w:t>📝</w:t>
      </w:r>
    </w:p>
    <w:p w14:paraId="5E12765A" w14:textId="77777777" w:rsidR="000F4484" w:rsidRPr="000F4484" w:rsidRDefault="000F4484" w:rsidP="000F4484">
      <w:r w:rsidRPr="000F4484">
        <w:rPr>
          <w:b/>
          <w:bCs/>
        </w:rPr>
        <w:t>윈온(Win-ON)한 하루!</w:t>
      </w:r>
      <w:r w:rsidRPr="000F4484">
        <w:t> </w:t>
      </w:r>
      <w:r w:rsidRPr="000F4484">
        <w:rPr>
          <w:rFonts w:ascii="Segoe UI Emoji" w:hAnsi="Segoe UI Emoji" w:cs="Segoe UI Emoji"/>
        </w:rPr>
        <w:t>🚀💙✨</w:t>
      </w:r>
    </w:p>
    <w:bookmarkEnd w:id="1"/>
    <w:p w14:paraId="05533C08" w14:textId="77777777" w:rsidR="000F4484" w:rsidRPr="000F4484" w:rsidRDefault="000F4484" w:rsidP="000F4484"/>
    <w:p w14:paraId="0384DD69" w14:textId="6532B082" w:rsidR="00AA21A2" w:rsidRDefault="00AA21A2"/>
    <w:sectPr w:rsidR="00AA21A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23A70" w14:textId="77777777" w:rsidR="00AB2CB0" w:rsidRDefault="00AB2CB0" w:rsidP="00394312">
      <w:pPr>
        <w:spacing w:after="0"/>
      </w:pPr>
      <w:r>
        <w:separator/>
      </w:r>
    </w:p>
  </w:endnote>
  <w:endnote w:type="continuationSeparator" w:id="0">
    <w:p w14:paraId="6924DE9B" w14:textId="77777777" w:rsidR="00AB2CB0" w:rsidRDefault="00AB2CB0" w:rsidP="003943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C058F" w14:textId="77777777" w:rsidR="00AB2CB0" w:rsidRDefault="00AB2CB0" w:rsidP="00394312">
      <w:pPr>
        <w:spacing w:after="0"/>
      </w:pPr>
      <w:r>
        <w:separator/>
      </w:r>
    </w:p>
  </w:footnote>
  <w:footnote w:type="continuationSeparator" w:id="0">
    <w:p w14:paraId="519C3ED9" w14:textId="77777777" w:rsidR="00AB2CB0" w:rsidRDefault="00AB2CB0" w:rsidP="003943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61E"/>
    <w:multiLevelType w:val="multilevel"/>
    <w:tmpl w:val="82A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446A"/>
    <w:multiLevelType w:val="multilevel"/>
    <w:tmpl w:val="CB00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D3F64"/>
    <w:multiLevelType w:val="multilevel"/>
    <w:tmpl w:val="4BF2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A46BD"/>
    <w:multiLevelType w:val="multilevel"/>
    <w:tmpl w:val="148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67C67"/>
    <w:multiLevelType w:val="multilevel"/>
    <w:tmpl w:val="9D8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87597"/>
    <w:multiLevelType w:val="multilevel"/>
    <w:tmpl w:val="052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E1A9A"/>
    <w:multiLevelType w:val="multilevel"/>
    <w:tmpl w:val="6B8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00F44"/>
    <w:multiLevelType w:val="multilevel"/>
    <w:tmpl w:val="C7D4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85E5B"/>
    <w:multiLevelType w:val="multilevel"/>
    <w:tmpl w:val="1A32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90FE4"/>
    <w:multiLevelType w:val="multilevel"/>
    <w:tmpl w:val="7FCC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B344D"/>
    <w:multiLevelType w:val="multilevel"/>
    <w:tmpl w:val="5BE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F1932"/>
    <w:multiLevelType w:val="multilevel"/>
    <w:tmpl w:val="7530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C04BF"/>
    <w:multiLevelType w:val="multilevel"/>
    <w:tmpl w:val="75C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302A"/>
    <w:multiLevelType w:val="multilevel"/>
    <w:tmpl w:val="EA34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64BB0"/>
    <w:multiLevelType w:val="multilevel"/>
    <w:tmpl w:val="D2F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C72AD"/>
    <w:multiLevelType w:val="multilevel"/>
    <w:tmpl w:val="5F1A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03CE7"/>
    <w:multiLevelType w:val="multilevel"/>
    <w:tmpl w:val="3A88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92EB3"/>
    <w:multiLevelType w:val="multilevel"/>
    <w:tmpl w:val="80A2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4148E"/>
    <w:multiLevelType w:val="multilevel"/>
    <w:tmpl w:val="9ED0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C4707"/>
    <w:multiLevelType w:val="multilevel"/>
    <w:tmpl w:val="3F78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26483D"/>
    <w:multiLevelType w:val="multilevel"/>
    <w:tmpl w:val="0A1E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8569B"/>
    <w:multiLevelType w:val="multilevel"/>
    <w:tmpl w:val="6EB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635A1"/>
    <w:multiLevelType w:val="multilevel"/>
    <w:tmpl w:val="3D16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F8113F"/>
    <w:multiLevelType w:val="multilevel"/>
    <w:tmpl w:val="A3A0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43B1A"/>
    <w:multiLevelType w:val="multilevel"/>
    <w:tmpl w:val="1588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07950"/>
    <w:multiLevelType w:val="multilevel"/>
    <w:tmpl w:val="87D8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CB113C"/>
    <w:multiLevelType w:val="multilevel"/>
    <w:tmpl w:val="DFE8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924DBC"/>
    <w:multiLevelType w:val="multilevel"/>
    <w:tmpl w:val="F2C8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82459"/>
    <w:multiLevelType w:val="multilevel"/>
    <w:tmpl w:val="2710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C21223"/>
    <w:multiLevelType w:val="multilevel"/>
    <w:tmpl w:val="E928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D0180D"/>
    <w:multiLevelType w:val="multilevel"/>
    <w:tmpl w:val="C56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06B9F"/>
    <w:multiLevelType w:val="multilevel"/>
    <w:tmpl w:val="F67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64536B"/>
    <w:multiLevelType w:val="multilevel"/>
    <w:tmpl w:val="C95A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6D10B6"/>
    <w:multiLevelType w:val="multilevel"/>
    <w:tmpl w:val="97C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AA2CDC"/>
    <w:multiLevelType w:val="multilevel"/>
    <w:tmpl w:val="6ECE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DA4C22"/>
    <w:multiLevelType w:val="multilevel"/>
    <w:tmpl w:val="020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65C1F"/>
    <w:multiLevelType w:val="multilevel"/>
    <w:tmpl w:val="908A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F16E6"/>
    <w:multiLevelType w:val="multilevel"/>
    <w:tmpl w:val="5188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340374"/>
    <w:multiLevelType w:val="multilevel"/>
    <w:tmpl w:val="5A3E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8E027C"/>
    <w:multiLevelType w:val="multilevel"/>
    <w:tmpl w:val="1B1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F72C23"/>
    <w:multiLevelType w:val="multilevel"/>
    <w:tmpl w:val="DF3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163E56"/>
    <w:multiLevelType w:val="multilevel"/>
    <w:tmpl w:val="770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867FBD"/>
    <w:multiLevelType w:val="multilevel"/>
    <w:tmpl w:val="7B3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C27189"/>
    <w:multiLevelType w:val="multilevel"/>
    <w:tmpl w:val="A6E2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0F3892"/>
    <w:multiLevelType w:val="multilevel"/>
    <w:tmpl w:val="039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8F6816"/>
    <w:multiLevelType w:val="multilevel"/>
    <w:tmpl w:val="AE8C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C344A0"/>
    <w:multiLevelType w:val="multilevel"/>
    <w:tmpl w:val="FAF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C45CC2"/>
    <w:multiLevelType w:val="multilevel"/>
    <w:tmpl w:val="A382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6133A"/>
    <w:multiLevelType w:val="multilevel"/>
    <w:tmpl w:val="B8AC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8245FC"/>
    <w:multiLevelType w:val="multilevel"/>
    <w:tmpl w:val="213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B6228A"/>
    <w:multiLevelType w:val="multilevel"/>
    <w:tmpl w:val="5F94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2D7F83"/>
    <w:multiLevelType w:val="multilevel"/>
    <w:tmpl w:val="4D7A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B36AA9"/>
    <w:multiLevelType w:val="multilevel"/>
    <w:tmpl w:val="3E86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D46040"/>
    <w:multiLevelType w:val="multilevel"/>
    <w:tmpl w:val="796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407E40"/>
    <w:multiLevelType w:val="multilevel"/>
    <w:tmpl w:val="429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EE0A68"/>
    <w:multiLevelType w:val="multilevel"/>
    <w:tmpl w:val="C7F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B43BE9"/>
    <w:multiLevelType w:val="multilevel"/>
    <w:tmpl w:val="0FCC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195F39"/>
    <w:multiLevelType w:val="multilevel"/>
    <w:tmpl w:val="906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6F5E46"/>
    <w:multiLevelType w:val="multilevel"/>
    <w:tmpl w:val="F43A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320501"/>
    <w:multiLevelType w:val="multilevel"/>
    <w:tmpl w:val="28BE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CF1EDC"/>
    <w:multiLevelType w:val="multilevel"/>
    <w:tmpl w:val="4CC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B50F1C"/>
    <w:multiLevelType w:val="multilevel"/>
    <w:tmpl w:val="96DC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6B2EEE"/>
    <w:multiLevelType w:val="multilevel"/>
    <w:tmpl w:val="2B48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FC581E"/>
    <w:multiLevelType w:val="multilevel"/>
    <w:tmpl w:val="7AF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245E9F"/>
    <w:multiLevelType w:val="multilevel"/>
    <w:tmpl w:val="7584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361321"/>
    <w:multiLevelType w:val="multilevel"/>
    <w:tmpl w:val="2220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93780F"/>
    <w:multiLevelType w:val="multilevel"/>
    <w:tmpl w:val="389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567966"/>
    <w:multiLevelType w:val="multilevel"/>
    <w:tmpl w:val="17DE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F6786F"/>
    <w:multiLevelType w:val="multilevel"/>
    <w:tmpl w:val="F60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4A7DC3"/>
    <w:multiLevelType w:val="multilevel"/>
    <w:tmpl w:val="CB7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2B2FAB"/>
    <w:multiLevelType w:val="multilevel"/>
    <w:tmpl w:val="BDD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E4718B"/>
    <w:multiLevelType w:val="multilevel"/>
    <w:tmpl w:val="8218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CB1ECB"/>
    <w:multiLevelType w:val="multilevel"/>
    <w:tmpl w:val="128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5D6CD5"/>
    <w:multiLevelType w:val="multilevel"/>
    <w:tmpl w:val="E1A8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9F5A4A"/>
    <w:multiLevelType w:val="multilevel"/>
    <w:tmpl w:val="1AF8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BC42FE"/>
    <w:multiLevelType w:val="multilevel"/>
    <w:tmpl w:val="7D86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A94416"/>
    <w:multiLevelType w:val="multilevel"/>
    <w:tmpl w:val="91A0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2AC3858"/>
    <w:multiLevelType w:val="multilevel"/>
    <w:tmpl w:val="A63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FB0543"/>
    <w:multiLevelType w:val="multilevel"/>
    <w:tmpl w:val="F544D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DB2606"/>
    <w:multiLevelType w:val="multilevel"/>
    <w:tmpl w:val="F2B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2126A1"/>
    <w:multiLevelType w:val="multilevel"/>
    <w:tmpl w:val="6E7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005AC6"/>
    <w:multiLevelType w:val="multilevel"/>
    <w:tmpl w:val="44F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6863CD"/>
    <w:multiLevelType w:val="multilevel"/>
    <w:tmpl w:val="DE0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050301"/>
    <w:multiLevelType w:val="multilevel"/>
    <w:tmpl w:val="D73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54577B"/>
    <w:multiLevelType w:val="multilevel"/>
    <w:tmpl w:val="906E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6B31CE"/>
    <w:multiLevelType w:val="multilevel"/>
    <w:tmpl w:val="D3E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637931"/>
    <w:multiLevelType w:val="multilevel"/>
    <w:tmpl w:val="3086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F71D08"/>
    <w:multiLevelType w:val="multilevel"/>
    <w:tmpl w:val="C5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230D51"/>
    <w:multiLevelType w:val="multilevel"/>
    <w:tmpl w:val="291218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A3D7AEB"/>
    <w:multiLevelType w:val="multilevel"/>
    <w:tmpl w:val="C8EC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A3F308E"/>
    <w:multiLevelType w:val="multilevel"/>
    <w:tmpl w:val="DC6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4E0D6C"/>
    <w:multiLevelType w:val="multilevel"/>
    <w:tmpl w:val="59A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DA79B1"/>
    <w:multiLevelType w:val="multilevel"/>
    <w:tmpl w:val="AC6A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1D5FB8"/>
    <w:multiLevelType w:val="multilevel"/>
    <w:tmpl w:val="BD5E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0B15F6"/>
    <w:multiLevelType w:val="multilevel"/>
    <w:tmpl w:val="88B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C440C3"/>
    <w:multiLevelType w:val="multilevel"/>
    <w:tmpl w:val="8F2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371619"/>
    <w:multiLevelType w:val="multilevel"/>
    <w:tmpl w:val="CA52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9B6691"/>
    <w:multiLevelType w:val="multilevel"/>
    <w:tmpl w:val="476A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9D0A56"/>
    <w:multiLevelType w:val="multilevel"/>
    <w:tmpl w:val="5E8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0AD60B6"/>
    <w:multiLevelType w:val="multilevel"/>
    <w:tmpl w:val="C5E2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B76FDC"/>
    <w:multiLevelType w:val="multilevel"/>
    <w:tmpl w:val="101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FA0712"/>
    <w:multiLevelType w:val="multilevel"/>
    <w:tmpl w:val="D970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8D0C8E"/>
    <w:multiLevelType w:val="multilevel"/>
    <w:tmpl w:val="87EA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A81D86"/>
    <w:multiLevelType w:val="multilevel"/>
    <w:tmpl w:val="BFA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29517C"/>
    <w:multiLevelType w:val="multilevel"/>
    <w:tmpl w:val="874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4218F5"/>
    <w:multiLevelType w:val="multilevel"/>
    <w:tmpl w:val="496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BD75A0"/>
    <w:multiLevelType w:val="multilevel"/>
    <w:tmpl w:val="77C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2E5E9C"/>
    <w:multiLevelType w:val="multilevel"/>
    <w:tmpl w:val="B24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7E438B"/>
    <w:multiLevelType w:val="multilevel"/>
    <w:tmpl w:val="CE40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3518EB"/>
    <w:multiLevelType w:val="multilevel"/>
    <w:tmpl w:val="609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6C735A"/>
    <w:multiLevelType w:val="multilevel"/>
    <w:tmpl w:val="4C4E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864651E"/>
    <w:multiLevelType w:val="multilevel"/>
    <w:tmpl w:val="D712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AF66EB"/>
    <w:multiLevelType w:val="multilevel"/>
    <w:tmpl w:val="253C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E90CEF"/>
    <w:multiLevelType w:val="multilevel"/>
    <w:tmpl w:val="B7A8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F84916"/>
    <w:multiLevelType w:val="multilevel"/>
    <w:tmpl w:val="37B6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0C538E"/>
    <w:multiLevelType w:val="multilevel"/>
    <w:tmpl w:val="8D209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BBB0623"/>
    <w:multiLevelType w:val="multilevel"/>
    <w:tmpl w:val="44A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F33CF6"/>
    <w:multiLevelType w:val="multilevel"/>
    <w:tmpl w:val="D42A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2C5575"/>
    <w:multiLevelType w:val="multilevel"/>
    <w:tmpl w:val="41C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614DA8"/>
    <w:multiLevelType w:val="multilevel"/>
    <w:tmpl w:val="C320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795EDD"/>
    <w:multiLevelType w:val="multilevel"/>
    <w:tmpl w:val="1FA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E33B56"/>
    <w:multiLevelType w:val="multilevel"/>
    <w:tmpl w:val="1A5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6F5016"/>
    <w:multiLevelType w:val="multilevel"/>
    <w:tmpl w:val="256A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8D40AB"/>
    <w:multiLevelType w:val="multilevel"/>
    <w:tmpl w:val="66F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2F718A"/>
    <w:multiLevelType w:val="multilevel"/>
    <w:tmpl w:val="126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8A294A"/>
    <w:multiLevelType w:val="multilevel"/>
    <w:tmpl w:val="872E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F2128D"/>
    <w:multiLevelType w:val="multilevel"/>
    <w:tmpl w:val="DA50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0971DD"/>
    <w:multiLevelType w:val="multilevel"/>
    <w:tmpl w:val="F8AE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20D0306"/>
    <w:multiLevelType w:val="multilevel"/>
    <w:tmpl w:val="516A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374AE1"/>
    <w:multiLevelType w:val="multilevel"/>
    <w:tmpl w:val="DFD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911E59"/>
    <w:multiLevelType w:val="multilevel"/>
    <w:tmpl w:val="0428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E30518"/>
    <w:multiLevelType w:val="multilevel"/>
    <w:tmpl w:val="3A78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DC3544"/>
    <w:multiLevelType w:val="multilevel"/>
    <w:tmpl w:val="5C1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BD5A89"/>
    <w:multiLevelType w:val="multilevel"/>
    <w:tmpl w:val="FEA8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3B39BA"/>
    <w:multiLevelType w:val="multilevel"/>
    <w:tmpl w:val="B67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6743B8"/>
    <w:multiLevelType w:val="multilevel"/>
    <w:tmpl w:val="5A4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A232BB"/>
    <w:multiLevelType w:val="multilevel"/>
    <w:tmpl w:val="F8D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410CB9"/>
    <w:multiLevelType w:val="multilevel"/>
    <w:tmpl w:val="AF28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8942C0"/>
    <w:multiLevelType w:val="multilevel"/>
    <w:tmpl w:val="FC2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951E9A"/>
    <w:multiLevelType w:val="multilevel"/>
    <w:tmpl w:val="811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E11F29"/>
    <w:multiLevelType w:val="multilevel"/>
    <w:tmpl w:val="55D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086614"/>
    <w:multiLevelType w:val="multilevel"/>
    <w:tmpl w:val="C87E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7B1C57"/>
    <w:multiLevelType w:val="multilevel"/>
    <w:tmpl w:val="CF5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BC5A0E"/>
    <w:multiLevelType w:val="multilevel"/>
    <w:tmpl w:val="3C24C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D560048"/>
    <w:multiLevelType w:val="multilevel"/>
    <w:tmpl w:val="D0448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D640DCD"/>
    <w:multiLevelType w:val="multilevel"/>
    <w:tmpl w:val="5E1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E73D1A"/>
    <w:multiLevelType w:val="multilevel"/>
    <w:tmpl w:val="7EE2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302B83"/>
    <w:multiLevelType w:val="multilevel"/>
    <w:tmpl w:val="EF1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6479B5"/>
    <w:multiLevelType w:val="multilevel"/>
    <w:tmpl w:val="E8E0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312300"/>
    <w:multiLevelType w:val="multilevel"/>
    <w:tmpl w:val="C37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A75A71"/>
    <w:multiLevelType w:val="multilevel"/>
    <w:tmpl w:val="DC0C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AC1F37"/>
    <w:multiLevelType w:val="multilevel"/>
    <w:tmpl w:val="855C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BA3FF7"/>
    <w:multiLevelType w:val="multilevel"/>
    <w:tmpl w:val="513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461C4A"/>
    <w:multiLevelType w:val="multilevel"/>
    <w:tmpl w:val="E5F8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6005F3"/>
    <w:multiLevelType w:val="multilevel"/>
    <w:tmpl w:val="C39C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752772"/>
    <w:multiLevelType w:val="multilevel"/>
    <w:tmpl w:val="E458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863B95"/>
    <w:multiLevelType w:val="multilevel"/>
    <w:tmpl w:val="262C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A20077"/>
    <w:multiLevelType w:val="multilevel"/>
    <w:tmpl w:val="F4B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151B81"/>
    <w:multiLevelType w:val="multilevel"/>
    <w:tmpl w:val="90B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CB7AA7"/>
    <w:multiLevelType w:val="multilevel"/>
    <w:tmpl w:val="634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1F0E95"/>
    <w:multiLevelType w:val="multilevel"/>
    <w:tmpl w:val="31E4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23A28FB"/>
    <w:multiLevelType w:val="multilevel"/>
    <w:tmpl w:val="ABB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DD795C"/>
    <w:multiLevelType w:val="multilevel"/>
    <w:tmpl w:val="45F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952A5A"/>
    <w:multiLevelType w:val="multilevel"/>
    <w:tmpl w:val="F72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DB1D0F"/>
    <w:multiLevelType w:val="multilevel"/>
    <w:tmpl w:val="F58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237219"/>
    <w:multiLevelType w:val="multilevel"/>
    <w:tmpl w:val="F10E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C94C6D"/>
    <w:multiLevelType w:val="multilevel"/>
    <w:tmpl w:val="5548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AB0C95"/>
    <w:multiLevelType w:val="multilevel"/>
    <w:tmpl w:val="B85C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BB690B"/>
    <w:multiLevelType w:val="multilevel"/>
    <w:tmpl w:val="4BE8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D95E29"/>
    <w:multiLevelType w:val="multilevel"/>
    <w:tmpl w:val="3604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04508E"/>
    <w:multiLevelType w:val="multilevel"/>
    <w:tmpl w:val="3CAC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224FCF"/>
    <w:multiLevelType w:val="multilevel"/>
    <w:tmpl w:val="EB44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6C73D5"/>
    <w:multiLevelType w:val="multilevel"/>
    <w:tmpl w:val="0CB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B2615D"/>
    <w:multiLevelType w:val="multilevel"/>
    <w:tmpl w:val="EC2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C40C29"/>
    <w:multiLevelType w:val="multilevel"/>
    <w:tmpl w:val="54B4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EF0F55"/>
    <w:multiLevelType w:val="multilevel"/>
    <w:tmpl w:val="C30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A66408"/>
    <w:multiLevelType w:val="multilevel"/>
    <w:tmpl w:val="C7A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9AF2209"/>
    <w:multiLevelType w:val="multilevel"/>
    <w:tmpl w:val="D2F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AF2A51"/>
    <w:multiLevelType w:val="multilevel"/>
    <w:tmpl w:val="5AA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CA3A46"/>
    <w:multiLevelType w:val="multilevel"/>
    <w:tmpl w:val="962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A510588"/>
    <w:multiLevelType w:val="multilevel"/>
    <w:tmpl w:val="ACC6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B0E4308"/>
    <w:multiLevelType w:val="multilevel"/>
    <w:tmpl w:val="8EE4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BC82314"/>
    <w:multiLevelType w:val="multilevel"/>
    <w:tmpl w:val="003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F31060"/>
    <w:multiLevelType w:val="multilevel"/>
    <w:tmpl w:val="B33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E7339F"/>
    <w:multiLevelType w:val="multilevel"/>
    <w:tmpl w:val="1D10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DBC17CC"/>
    <w:multiLevelType w:val="multilevel"/>
    <w:tmpl w:val="64B4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7D763E"/>
    <w:multiLevelType w:val="multilevel"/>
    <w:tmpl w:val="1AA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8F399C"/>
    <w:multiLevelType w:val="multilevel"/>
    <w:tmpl w:val="BEE8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457363"/>
    <w:multiLevelType w:val="multilevel"/>
    <w:tmpl w:val="C72A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F8E68A4"/>
    <w:multiLevelType w:val="multilevel"/>
    <w:tmpl w:val="656A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7264EE"/>
    <w:multiLevelType w:val="multilevel"/>
    <w:tmpl w:val="A0D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FB01E2"/>
    <w:multiLevelType w:val="multilevel"/>
    <w:tmpl w:val="C6E4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70748E"/>
    <w:multiLevelType w:val="multilevel"/>
    <w:tmpl w:val="5D92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D41C73"/>
    <w:multiLevelType w:val="multilevel"/>
    <w:tmpl w:val="204E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DA11FF"/>
    <w:multiLevelType w:val="multilevel"/>
    <w:tmpl w:val="116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8E3679A"/>
    <w:multiLevelType w:val="multilevel"/>
    <w:tmpl w:val="7E1A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5720AE"/>
    <w:multiLevelType w:val="multilevel"/>
    <w:tmpl w:val="BF02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3D3937"/>
    <w:multiLevelType w:val="multilevel"/>
    <w:tmpl w:val="6A08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7F0A2C"/>
    <w:multiLevelType w:val="multilevel"/>
    <w:tmpl w:val="D96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4419C4"/>
    <w:multiLevelType w:val="multilevel"/>
    <w:tmpl w:val="6D66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D087570"/>
    <w:multiLevelType w:val="multilevel"/>
    <w:tmpl w:val="13B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2B3F9E"/>
    <w:multiLevelType w:val="multilevel"/>
    <w:tmpl w:val="A9F6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5B5B33"/>
    <w:multiLevelType w:val="multilevel"/>
    <w:tmpl w:val="EDD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E2B0922"/>
    <w:multiLevelType w:val="multilevel"/>
    <w:tmpl w:val="03A8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985C5F"/>
    <w:multiLevelType w:val="multilevel"/>
    <w:tmpl w:val="F1A8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F466F2E"/>
    <w:multiLevelType w:val="multilevel"/>
    <w:tmpl w:val="EC1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606632"/>
    <w:multiLevelType w:val="multilevel"/>
    <w:tmpl w:val="902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FE1451"/>
    <w:multiLevelType w:val="multilevel"/>
    <w:tmpl w:val="537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0825">
    <w:abstractNumId w:val="143"/>
  </w:num>
  <w:num w:numId="2" w16cid:durableId="1319993117">
    <w:abstractNumId w:val="30"/>
  </w:num>
  <w:num w:numId="3" w16cid:durableId="216357019">
    <w:abstractNumId w:val="111"/>
  </w:num>
  <w:num w:numId="4" w16cid:durableId="293874384">
    <w:abstractNumId w:val="6"/>
  </w:num>
  <w:num w:numId="5" w16cid:durableId="367878515">
    <w:abstractNumId w:val="82"/>
  </w:num>
  <w:num w:numId="6" w16cid:durableId="1945570550">
    <w:abstractNumId w:val="92"/>
  </w:num>
  <w:num w:numId="7" w16cid:durableId="666054738">
    <w:abstractNumId w:val="171"/>
  </w:num>
  <w:num w:numId="8" w16cid:durableId="1545680043">
    <w:abstractNumId w:val="185"/>
  </w:num>
  <w:num w:numId="9" w16cid:durableId="445194723">
    <w:abstractNumId w:val="46"/>
  </w:num>
  <w:num w:numId="10" w16cid:durableId="1349060698">
    <w:abstractNumId w:val="97"/>
  </w:num>
  <w:num w:numId="11" w16cid:durableId="1853907308">
    <w:abstractNumId w:val="44"/>
  </w:num>
  <w:num w:numId="12" w16cid:durableId="1235235544">
    <w:abstractNumId w:val="196"/>
  </w:num>
  <w:num w:numId="13" w16cid:durableId="185098977">
    <w:abstractNumId w:val="103"/>
  </w:num>
  <w:num w:numId="14" w16cid:durableId="1554657415">
    <w:abstractNumId w:val="52"/>
  </w:num>
  <w:num w:numId="15" w16cid:durableId="1346783022">
    <w:abstractNumId w:val="163"/>
  </w:num>
  <w:num w:numId="16" w16cid:durableId="493689175">
    <w:abstractNumId w:val="200"/>
  </w:num>
  <w:num w:numId="17" w16cid:durableId="1682655999">
    <w:abstractNumId w:val="109"/>
  </w:num>
  <w:num w:numId="18" w16cid:durableId="2064522652">
    <w:abstractNumId w:val="113"/>
  </w:num>
  <w:num w:numId="19" w16cid:durableId="241065400">
    <w:abstractNumId w:val="69"/>
  </w:num>
  <w:num w:numId="20" w16cid:durableId="116026584">
    <w:abstractNumId w:val="31"/>
  </w:num>
  <w:num w:numId="21" w16cid:durableId="950673509">
    <w:abstractNumId w:val="151"/>
  </w:num>
  <w:num w:numId="22" w16cid:durableId="1224951972">
    <w:abstractNumId w:val="3"/>
  </w:num>
  <w:num w:numId="23" w16cid:durableId="215356052">
    <w:abstractNumId w:val="192"/>
  </w:num>
  <w:num w:numId="24" w16cid:durableId="713195403">
    <w:abstractNumId w:val="186"/>
  </w:num>
  <w:num w:numId="25" w16cid:durableId="1473013715">
    <w:abstractNumId w:val="119"/>
  </w:num>
  <w:num w:numId="26" w16cid:durableId="997802571">
    <w:abstractNumId w:val="136"/>
  </w:num>
  <w:num w:numId="27" w16cid:durableId="320160154">
    <w:abstractNumId w:val="179"/>
  </w:num>
  <w:num w:numId="28" w16cid:durableId="1527713190">
    <w:abstractNumId w:val="191"/>
  </w:num>
  <w:num w:numId="29" w16cid:durableId="1745685843">
    <w:abstractNumId w:val="132"/>
  </w:num>
  <w:num w:numId="30" w16cid:durableId="1447773924">
    <w:abstractNumId w:val="118"/>
  </w:num>
  <w:num w:numId="31" w16cid:durableId="1643196812">
    <w:abstractNumId w:val="181"/>
  </w:num>
  <w:num w:numId="32" w16cid:durableId="36008130">
    <w:abstractNumId w:val="36"/>
  </w:num>
  <w:num w:numId="33" w16cid:durableId="1193957579">
    <w:abstractNumId w:val="41"/>
  </w:num>
  <w:num w:numId="34" w16cid:durableId="1649549501">
    <w:abstractNumId w:val="77"/>
  </w:num>
  <w:num w:numId="35" w16cid:durableId="354889212">
    <w:abstractNumId w:val="93"/>
  </w:num>
  <w:num w:numId="36" w16cid:durableId="1274939955">
    <w:abstractNumId w:val="124"/>
  </w:num>
  <w:num w:numId="37" w16cid:durableId="1215969943">
    <w:abstractNumId w:val="4"/>
  </w:num>
  <w:num w:numId="38" w16cid:durableId="1936084670">
    <w:abstractNumId w:val="152"/>
  </w:num>
  <w:num w:numId="39" w16cid:durableId="1741318963">
    <w:abstractNumId w:val="18"/>
  </w:num>
  <w:num w:numId="40" w16cid:durableId="762384688">
    <w:abstractNumId w:val="148"/>
  </w:num>
  <w:num w:numId="41" w16cid:durableId="1791051954">
    <w:abstractNumId w:val="45"/>
  </w:num>
  <w:num w:numId="42" w16cid:durableId="948513621">
    <w:abstractNumId w:val="32"/>
  </w:num>
  <w:num w:numId="43" w16cid:durableId="1429503886">
    <w:abstractNumId w:val="21"/>
  </w:num>
  <w:num w:numId="44" w16cid:durableId="1430348415">
    <w:abstractNumId w:val="94"/>
  </w:num>
  <w:num w:numId="45" w16cid:durableId="848370278">
    <w:abstractNumId w:val="206"/>
  </w:num>
  <w:num w:numId="46" w16cid:durableId="365178372">
    <w:abstractNumId w:val="198"/>
  </w:num>
  <w:num w:numId="47" w16cid:durableId="859046383">
    <w:abstractNumId w:val="205"/>
  </w:num>
  <w:num w:numId="48" w16cid:durableId="2073891197">
    <w:abstractNumId w:val="176"/>
  </w:num>
  <w:num w:numId="49" w16cid:durableId="600600878">
    <w:abstractNumId w:val="29"/>
  </w:num>
  <w:num w:numId="50" w16cid:durableId="722413083">
    <w:abstractNumId w:val="126"/>
  </w:num>
  <w:num w:numId="51" w16cid:durableId="1947153292">
    <w:abstractNumId w:val="10"/>
  </w:num>
  <w:num w:numId="52" w16cid:durableId="1814367269">
    <w:abstractNumId w:val="79"/>
  </w:num>
  <w:num w:numId="53" w16cid:durableId="524556931">
    <w:abstractNumId w:val="53"/>
  </w:num>
  <w:num w:numId="54" w16cid:durableId="941299081">
    <w:abstractNumId w:val="104"/>
  </w:num>
  <w:num w:numId="55" w16cid:durableId="977034473">
    <w:abstractNumId w:val="130"/>
  </w:num>
  <w:num w:numId="56" w16cid:durableId="901142239">
    <w:abstractNumId w:val="61"/>
  </w:num>
  <w:num w:numId="57" w16cid:durableId="951934547">
    <w:abstractNumId w:val="2"/>
  </w:num>
  <w:num w:numId="58" w16cid:durableId="977761360">
    <w:abstractNumId w:val="159"/>
  </w:num>
  <w:num w:numId="59" w16cid:durableId="658848704">
    <w:abstractNumId w:val="1"/>
  </w:num>
  <w:num w:numId="60" w16cid:durableId="500238703">
    <w:abstractNumId w:val="0"/>
  </w:num>
  <w:num w:numId="61" w16cid:durableId="1719283653">
    <w:abstractNumId w:val="11"/>
  </w:num>
  <w:num w:numId="62" w16cid:durableId="1516962468">
    <w:abstractNumId w:val="145"/>
  </w:num>
  <w:num w:numId="63" w16cid:durableId="652104601">
    <w:abstractNumId w:val="190"/>
  </w:num>
  <w:num w:numId="64" w16cid:durableId="333654744">
    <w:abstractNumId w:val="138"/>
  </w:num>
  <w:num w:numId="65" w16cid:durableId="1821457618">
    <w:abstractNumId w:val="150"/>
  </w:num>
  <w:num w:numId="66" w16cid:durableId="1712917352">
    <w:abstractNumId w:val="24"/>
  </w:num>
  <w:num w:numId="67" w16cid:durableId="2122919527">
    <w:abstractNumId w:val="83"/>
  </w:num>
  <w:num w:numId="68" w16cid:durableId="89015291">
    <w:abstractNumId w:val="140"/>
  </w:num>
  <w:num w:numId="69" w16cid:durableId="1943800749">
    <w:abstractNumId w:val="96"/>
  </w:num>
  <w:num w:numId="70" w16cid:durableId="731660492">
    <w:abstractNumId w:val="35"/>
  </w:num>
  <w:num w:numId="71" w16cid:durableId="1576820711">
    <w:abstractNumId w:val="40"/>
  </w:num>
  <w:num w:numId="72" w16cid:durableId="128793377">
    <w:abstractNumId w:val="162"/>
  </w:num>
  <w:num w:numId="73" w16cid:durableId="1929847549">
    <w:abstractNumId w:val="56"/>
  </w:num>
  <w:num w:numId="74" w16cid:durableId="1724984594">
    <w:abstractNumId w:val="182"/>
  </w:num>
  <w:num w:numId="75" w16cid:durableId="180897114">
    <w:abstractNumId w:val="87"/>
  </w:num>
  <w:num w:numId="76" w16cid:durableId="6254164">
    <w:abstractNumId w:val="149"/>
  </w:num>
  <w:num w:numId="77" w16cid:durableId="1843085228">
    <w:abstractNumId w:val="142"/>
  </w:num>
  <w:num w:numId="78" w16cid:durableId="174421640">
    <w:abstractNumId w:val="187"/>
  </w:num>
  <w:num w:numId="79" w16cid:durableId="373845862">
    <w:abstractNumId w:val="5"/>
  </w:num>
  <w:num w:numId="80" w16cid:durableId="1450246322">
    <w:abstractNumId w:val="168"/>
  </w:num>
  <w:num w:numId="81" w16cid:durableId="1871919936">
    <w:abstractNumId w:val="112"/>
  </w:num>
  <w:num w:numId="82" w16cid:durableId="498545731">
    <w:abstractNumId w:val="108"/>
  </w:num>
  <w:num w:numId="83" w16cid:durableId="1411611639">
    <w:abstractNumId w:val="48"/>
  </w:num>
  <w:num w:numId="84" w16cid:durableId="599291624">
    <w:abstractNumId w:val="195"/>
  </w:num>
  <w:num w:numId="85" w16cid:durableId="1851262281">
    <w:abstractNumId w:val="174"/>
  </w:num>
  <w:num w:numId="86" w16cid:durableId="1408268411">
    <w:abstractNumId w:val="172"/>
  </w:num>
  <w:num w:numId="87" w16cid:durableId="1251040335">
    <w:abstractNumId w:val="146"/>
  </w:num>
  <w:num w:numId="88" w16cid:durableId="35392147">
    <w:abstractNumId w:val="17"/>
  </w:num>
  <w:num w:numId="89" w16cid:durableId="766193875">
    <w:abstractNumId w:val="170"/>
  </w:num>
  <w:num w:numId="90" w16cid:durableId="653878217">
    <w:abstractNumId w:val="105"/>
  </w:num>
  <w:num w:numId="91" w16cid:durableId="1690984175">
    <w:abstractNumId w:val="133"/>
  </w:num>
  <w:num w:numId="92" w16cid:durableId="2105488154">
    <w:abstractNumId w:val="100"/>
  </w:num>
  <w:num w:numId="93" w16cid:durableId="2128424811">
    <w:abstractNumId w:val="68"/>
  </w:num>
  <w:num w:numId="94" w16cid:durableId="1394623703">
    <w:abstractNumId w:val="117"/>
  </w:num>
  <w:num w:numId="95" w16cid:durableId="807479374">
    <w:abstractNumId w:val="67"/>
  </w:num>
  <w:num w:numId="96" w16cid:durableId="593436644">
    <w:abstractNumId w:val="164"/>
  </w:num>
  <w:num w:numId="97" w16cid:durableId="521548844">
    <w:abstractNumId w:val="49"/>
  </w:num>
  <w:num w:numId="98" w16cid:durableId="142813034">
    <w:abstractNumId w:val="73"/>
  </w:num>
  <w:num w:numId="99" w16cid:durableId="1705329302">
    <w:abstractNumId w:val="90"/>
  </w:num>
  <w:num w:numId="100" w16cid:durableId="962426706">
    <w:abstractNumId w:val="71"/>
  </w:num>
  <w:num w:numId="101" w16cid:durableId="1693070611">
    <w:abstractNumId w:val="114"/>
  </w:num>
  <w:num w:numId="102" w16cid:durableId="1659916331">
    <w:abstractNumId w:val="165"/>
  </w:num>
  <w:num w:numId="103" w16cid:durableId="1381443540">
    <w:abstractNumId w:val="106"/>
  </w:num>
  <w:num w:numId="104" w16cid:durableId="539242225">
    <w:abstractNumId w:val="65"/>
  </w:num>
  <w:num w:numId="105" w16cid:durableId="749274172">
    <w:abstractNumId w:val="38"/>
  </w:num>
  <w:num w:numId="106" w16cid:durableId="1666929687">
    <w:abstractNumId w:val="43"/>
  </w:num>
  <w:num w:numId="107" w16cid:durableId="1549492858">
    <w:abstractNumId w:val="74"/>
  </w:num>
  <w:num w:numId="108" w16cid:durableId="1869100259">
    <w:abstractNumId w:val="54"/>
  </w:num>
  <w:num w:numId="109" w16cid:durableId="571309153">
    <w:abstractNumId w:val="42"/>
  </w:num>
  <w:num w:numId="110" w16cid:durableId="1650864483">
    <w:abstractNumId w:val="166"/>
  </w:num>
  <w:num w:numId="111" w16cid:durableId="1278950137">
    <w:abstractNumId w:val="137"/>
  </w:num>
  <w:num w:numId="112" w16cid:durableId="210266194">
    <w:abstractNumId w:val="39"/>
  </w:num>
  <w:num w:numId="113" w16cid:durableId="743188420">
    <w:abstractNumId w:val="134"/>
  </w:num>
  <w:num w:numId="114" w16cid:durableId="832334856">
    <w:abstractNumId w:val="135"/>
  </w:num>
  <w:num w:numId="115" w16cid:durableId="762188764">
    <w:abstractNumId w:val="70"/>
  </w:num>
  <w:num w:numId="116" w16cid:durableId="247077573">
    <w:abstractNumId w:val="37"/>
  </w:num>
  <w:num w:numId="117" w16cid:durableId="215629537">
    <w:abstractNumId w:val="51"/>
  </w:num>
  <w:num w:numId="118" w16cid:durableId="2106606364">
    <w:abstractNumId w:val="199"/>
  </w:num>
  <w:num w:numId="119" w16cid:durableId="1068964328">
    <w:abstractNumId w:val="120"/>
  </w:num>
  <w:num w:numId="120" w16cid:durableId="11077127">
    <w:abstractNumId w:val="50"/>
  </w:num>
  <w:num w:numId="121" w16cid:durableId="654452303">
    <w:abstractNumId w:val="183"/>
  </w:num>
  <w:num w:numId="122" w16cid:durableId="395054181">
    <w:abstractNumId w:val="154"/>
  </w:num>
  <w:num w:numId="123" w16cid:durableId="1988589714">
    <w:abstractNumId w:val="86"/>
  </w:num>
  <w:num w:numId="124" w16cid:durableId="279069903">
    <w:abstractNumId w:val="128"/>
  </w:num>
  <w:num w:numId="125" w16cid:durableId="1445882308">
    <w:abstractNumId w:val="19"/>
  </w:num>
  <w:num w:numId="126" w16cid:durableId="384181984">
    <w:abstractNumId w:val="99"/>
  </w:num>
  <w:num w:numId="127" w16cid:durableId="1184202292">
    <w:abstractNumId w:val="15"/>
  </w:num>
  <w:num w:numId="128" w16cid:durableId="1212771371">
    <w:abstractNumId w:val="155"/>
  </w:num>
  <w:num w:numId="129" w16cid:durableId="857080763">
    <w:abstractNumId w:val="7"/>
  </w:num>
  <w:num w:numId="130" w16cid:durableId="696465300">
    <w:abstractNumId w:val="131"/>
  </w:num>
  <w:num w:numId="131" w16cid:durableId="909388954">
    <w:abstractNumId w:val="147"/>
  </w:num>
  <w:num w:numId="132" w16cid:durableId="1337926334">
    <w:abstractNumId w:val="121"/>
  </w:num>
  <w:num w:numId="133" w16cid:durableId="457145079">
    <w:abstractNumId w:val="12"/>
  </w:num>
  <w:num w:numId="134" w16cid:durableId="121265052">
    <w:abstractNumId w:val="80"/>
  </w:num>
  <w:num w:numId="135" w16cid:durableId="2082217543">
    <w:abstractNumId w:val="66"/>
  </w:num>
  <w:num w:numId="136" w16cid:durableId="486242213">
    <w:abstractNumId w:val="91"/>
  </w:num>
  <w:num w:numId="137" w16cid:durableId="892347891">
    <w:abstractNumId w:val="122"/>
  </w:num>
  <w:num w:numId="138" w16cid:durableId="1290285279">
    <w:abstractNumId w:val="59"/>
  </w:num>
  <w:num w:numId="139" w16cid:durableId="620114959">
    <w:abstractNumId w:val="63"/>
  </w:num>
  <w:num w:numId="140" w16cid:durableId="1705325393">
    <w:abstractNumId w:val="178"/>
  </w:num>
  <w:num w:numId="141" w16cid:durableId="2026781028">
    <w:abstractNumId w:val="153"/>
  </w:num>
  <w:num w:numId="142" w16cid:durableId="1395276769">
    <w:abstractNumId w:val="157"/>
  </w:num>
  <w:num w:numId="143" w16cid:durableId="1442533177">
    <w:abstractNumId w:val="173"/>
  </w:num>
  <w:num w:numId="144" w16cid:durableId="118380771">
    <w:abstractNumId w:val="13"/>
  </w:num>
  <w:num w:numId="145" w16cid:durableId="188877908">
    <w:abstractNumId w:val="127"/>
  </w:num>
  <w:num w:numId="146" w16cid:durableId="1384138281">
    <w:abstractNumId w:val="62"/>
  </w:num>
  <w:num w:numId="147" w16cid:durableId="2020499607">
    <w:abstractNumId w:val="107"/>
  </w:num>
  <w:num w:numId="148" w16cid:durableId="923801787">
    <w:abstractNumId w:val="102"/>
  </w:num>
  <w:num w:numId="149" w16cid:durableId="620458387">
    <w:abstractNumId w:val="169"/>
  </w:num>
  <w:num w:numId="150" w16cid:durableId="707265070">
    <w:abstractNumId w:val="180"/>
  </w:num>
  <w:num w:numId="151" w16cid:durableId="1711954956">
    <w:abstractNumId w:val="116"/>
  </w:num>
  <w:num w:numId="152" w16cid:durableId="1607884371">
    <w:abstractNumId w:val="23"/>
  </w:num>
  <w:num w:numId="153" w16cid:durableId="1973049829">
    <w:abstractNumId w:val="158"/>
  </w:num>
  <w:num w:numId="154" w16cid:durableId="2073771313">
    <w:abstractNumId w:val="175"/>
  </w:num>
  <w:num w:numId="155" w16cid:durableId="217984446">
    <w:abstractNumId w:val="85"/>
  </w:num>
  <w:num w:numId="156" w16cid:durableId="28796491">
    <w:abstractNumId w:val="14"/>
  </w:num>
  <w:num w:numId="157" w16cid:durableId="1915898639">
    <w:abstractNumId w:val="25"/>
  </w:num>
  <w:num w:numId="158" w16cid:durableId="402262387">
    <w:abstractNumId w:val="125"/>
  </w:num>
  <w:num w:numId="159" w16cid:durableId="780223919">
    <w:abstractNumId w:val="84"/>
  </w:num>
  <w:num w:numId="160" w16cid:durableId="244648372">
    <w:abstractNumId w:val="27"/>
  </w:num>
  <w:num w:numId="161" w16cid:durableId="556356405">
    <w:abstractNumId w:val="201"/>
  </w:num>
  <w:num w:numId="162" w16cid:durableId="750808408">
    <w:abstractNumId w:val="189"/>
  </w:num>
  <w:num w:numId="163" w16cid:durableId="539246987">
    <w:abstractNumId w:val="64"/>
  </w:num>
  <w:num w:numId="164" w16cid:durableId="4748372">
    <w:abstractNumId w:val="60"/>
  </w:num>
  <w:num w:numId="165" w16cid:durableId="755977823">
    <w:abstractNumId w:val="193"/>
  </w:num>
  <w:num w:numId="166" w16cid:durableId="1262714564">
    <w:abstractNumId w:val="141"/>
  </w:num>
  <w:num w:numId="167" w16cid:durableId="962619636">
    <w:abstractNumId w:val="207"/>
  </w:num>
  <w:num w:numId="168" w16cid:durableId="568810031">
    <w:abstractNumId w:val="57"/>
  </w:num>
  <w:num w:numId="169" w16cid:durableId="1771046114">
    <w:abstractNumId w:val="197"/>
  </w:num>
  <w:num w:numId="170" w16cid:durableId="1731228096">
    <w:abstractNumId w:val="8"/>
  </w:num>
  <w:num w:numId="171" w16cid:durableId="112477607">
    <w:abstractNumId w:val="34"/>
  </w:num>
  <w:num w:numId="172" w16cid:durableId="468742445">
    <w:abstractNumId w:val="167"/>
  </w:num>
  <w:num w:numId="173" w16cid:durableId="1807746673">
    <w:abstractNumId w:val="20"/>
  </w:num>
  <w:num w:numId="174" w16cid:durableId="1914464544">
    <w:abstractNumId w:val="129"/>
  </w:num>
  <w:num w:numId="175" w16cid:durableId="558244815">
    <w:abstractNumId w:val="95"/>
  </w:num>
  <w:num w:numId="176" w16cid:durableId="2049065646">
    <w:abstractNumId w:val="188"/>
  </w:num>
  <w:num w:numId="177" w16cid:durableId="1899438275">
    <w:abstractNumId w:val="156"/>
  </w:num>
  <w:num w:numId="178" w16cid:durableId="1790469256">
    <w:abstractNumId w:val="55"/>
  </w:num>
  <w:num w:numId="179" w16cid:durableId="1190024089">
    <w:abstractNumId w:val="28"/>
  </w:num>
  <w:num w:numId="180" w16cid:durableId="1476944766">
    <w:abstractNumId w:val="139"/>
  </w:num>
  <w:num w:numId="181" w16cid:durableId="474957384">
    <w:abstractNumId w:val="26"/>
  </w:num>
  <w:num w:numId="182" w16cid:durableId="10761554">
    <w:abstractNumId w:val="204"/>
  </w:num>
  <w:num w:numId="183" w16cid:durableId="1482962600">
    <w:abstractNumId w:val="101"/>
  </w:num>
  <w:num w:numId="184" w16cid:durableId="832719196">
    <w:abstractNumId w:val="16"/>
  </w:num>
  <w:num w:numId="185" w16cid:durableId="32073638">
    <w:abstractNumId w:val="58"/>
  </w:num>
  <w:num w:numId="186" w16cid:durableId="1723674473">
    <w:abstractNumId w:val="33"/>
  </w:num>
  <w:num w:numId="187" w16cid:durableId="552500603">
    <w:abstractNumId w:val="22"/>
  </w:num>
  <w:num w:numId="188" w16cid:durableId="1336688735">
    <w:abstractNumId w:val="81"/>
  </w:num>
  <w:num w:numId="189" w16cid:durableId="283540279">
    <w:abstractNumId w:val="115"/>
  </w:num>
  <w:num w:numId="190" w16cid:durableId="1819690501">
    <w:abstractNumId w:val="75"/>
  </w:num>
  <w:num w:numId="191" w16cid:durableId="542182830">
    <w:abstractNumId w:val="177"/>
  </w:num>
  <w:num w:numId="192" w16cid:durableId="134640549">
    <w:abstractNumId w:val="9"/>
  </w:num>
  <w:num w:numId="193" w16cid:durableId="1727797495">
    <w:abstractNumId w:val="123"/>
  </w:num>
  <w:num w:numId="194" w16cid:durableId="1925799816">
    <w:abstractNumId w:val="161"/>
  </w:num>
  <w:num w:numId="195" w16cid:durableId="803474582">
    <w:abstractNumId w:val="72"/>
  </w:num>
  <w:num w:numId="196" w16cid:durableId="2010715658">
    <w:abstractNumId w:val="203"/>
  </w:num>
  <w:num w:numId="197" w16cid:durableId="1772048021">
    <w:abstractNumId w:val="47"/>
  </w:num>
  <w:num w:numId="198" w16cid:durableId="2138838542">
    <w:abstractNumId w:val="202"/>
  </w:num>
  <w:num w:numId="199" w16cid:durableId="438136625">
    <w:abstractNumId w:val="110"/>
  </w:num>
  <w:num w:numId="200" w16cid:durableId="1006513980">
    <w:abstractNumId w:val="184"/>
  </w:num>
  <w:num w:numId="201" w16cid:durableId="1715613533">
    <w:abstractNumId w:val="89"/>
  </w:num>
  <w:num w:numId="202" w16cid:durableId="847334908">
    <w:abstractNumId w:val="98"/>
  </w:num>
  <w:num w:numId="203" w16cid:durableId="775560169">
    <w:abstractNumId w:val="194"/>
  </w:num>
  <w:num w:numId="204" w16cid:durableId="1513494149">
    <w:abstractNumId w:val="160"/>
  </w:num>
  <w:num w:numId="205" w16cid:durableId="2099936069">
    <w:abstractNumId w:val="76"/>
  </w:num>
  <w:num w:numId="206" w16cid:durableId="2070611248">
    <w:abstractNumId w:val="144"/>
  </w:num>
  <w:num w:numId="207" w16cid:durableId="796072916">
    <w:abstractNumId w:val="78"/>
  </w:num>
  <w:num w:numId="208" w16cid:durableId="113687202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1F"/>
    <w:rsid w:val="000F4484"/>
    <w:rsid w:val="00394312"/>
    <w:rsid w:val="003E065E"/>
    <w:rsid w:val="00463A43"/>
    <w:rsid w:val="004F07C4"/>
    <w:rsid w:val="005C46C7"/>
    <w:rsid w:val="00666E6B"/>
    <w:rsid w:val="0067794C"/>
    <w:rsid w:val="006C65BD"/>
    <w:rsid w:val="0071481F"/>
    <w:rsid w:val="007C0916"/>
    <w:rsid w:val="008803B7"/>
    <w:rsid w:val="00892B1F"/>
    <w:rsid w:val="009811CA"/>
    <w:rsid w:val="00A75D66"/>
    <w:rsid w:val="00AA21A2"/>
    <w:rsid w:val="00AB2CB0"/>
    <w:rsid w:val="00AC3C83"/>
    <w:rsid w:val="00CA7F50"/>
    <w:rsid w:val="00DE17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2A6F6"/>
  <w15:chartTrackingRefBased/>
  <w15:docId w15:val="{9B8B5290-3CF4-47EA-A781-89C0840C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1481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71481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71481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71481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1481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1481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1481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1481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1481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1481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71481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71481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71481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1481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1481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1481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1481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1481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1481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1481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148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1481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1481F"/>
    <w:pPr>
      <w:spacing w:before="160"/>
      <w:jc w:val="center"/>
    </w:pPr>
    <w:rPr>
      <w:i/>
      <w:iCs/>
      <w:color w:val="404040" w:themeColor="text1" w:themeTint="BF"/>
    </w:rPr>
  </w:style>
  <w:style w:type="character" w:customStyle="1" w:styleId="Char1">
    <w:name w:val="인용 Char"/>
    <w:basedOn w:val="a0"/>
    <w:link w:val="a5"/>
    <w:uiPriority w:val="29"/>
    <w:rsid w:val="0071481F"/>
    <w:rPr>
      <w:i/>
      <w:iCs/>
      <w:color w:val="404040" w:themeColor="text1" w:themeTint="BF"/>
    </w:rPr>
  </w:style>
  <w:style w:type="paragraph" w:styleId="a6">
    <w:name w:val="List Paragraph"/>
    <w:basedOn w:val="a"/>
    <w:uiPriority w:val="34"/>
    <w:qFormat/>
    <w:rsid w:val="0071481F"/>
    <w:pPr>
      <w:ind w:left="720"/>
      <w:contextualSpacing/>
    </w:pPr>
  </w:style>
  <w:style w:type="character" w:styleId="a7">
    <w:name w:val="Intense Emphasis"/>
    <w:basedOn w:val="a0"/>
    <w:uiPriority w:val="21"/>
    <w:qFormat/>
    <w:rsid w:val="0071481F"/>
    <w:rPr>
      <w:i/>
      <w:iCs/>
      <w:color w:val="2E74B5" w:themeColor="accent1" w:themeShade="BF"/>
    </w:rPr>
  </w:style>
  <w:style w:type="paragraph" w:styleId="a8">
    <w:name w:val="Intense Quote"/>
    <w:basedOn w:val="a"/>
    <w:next w:val="a"/>
    <w:link w:val="Char2"/>
    <w:uiPriority w:val="30"/>
    <w:qFormat/>
    <w:rsid w:val="007148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71481F"/>
    <w:rPr>
      <w:i/>
      <w:iCs/>
      <w:color w:val="2E74B5" w:themeColor="accent1" w:themeShade="BF"/>
    </w:rPr>
  </w:style>
  <w:style w:type="character" w:styleId="a9">
    <w:name w:val="Intense Reference"/>
    <w:basedOn w:val="a0"/>
    <w:uiPriority w:val="32"/>
    <w:qFormat/>
    <w:rsid w:val="0071481F"/>
    <w:rPr>
      <w:b/>
      <w:bCs/>
      <w:smallCaps/>
      <w:color w:val="2E74B5" w:themeColor="accent1" w:themeShade="BF"/>
      <w:spacing w:val="5"/>
    </w:rPr>
  </w:style>
  <w:style w:type="numbering" w:customStyle="1" w:styleId="10">
    <w:name w:val="목록 없음1"/>
    <w:next w:val="a2"/>
    <w:uiPriority w:val="99"/>
    <w:semiHidden/>
    <w:unhideWhenUsed/>
    <w:rsid w:val="0071481F"/>
  </w:style>
  <w:style w:type="paragraph" w:customStyle="1" w:styleId="msonormal0">
    <w:name w:val="msonormal"/>
    <w:basedOn w:val="a"/>
    <w:rsid w:val="0071481F"/>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71481F"/>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71481F"/>
    <w:rPr>
      <w:b/>
      <w:bCs/>
    </w:rPr>
  </w:style>
  <w:style w:type="character" w:styleId="ac">
    <w:name w:val="Hyperlink"/>
    <w:basedOn w:val="a0"/>
    <w:uiPriority w:val="99"/>
    <w:semiHidden/>
    <w:unhideWhenUsed/>
    <w:rsid w:val="0071481F"/>
    <w:rPr>
      <w:color w:val="0000FF"/>
      <w:u w:val="single"/>
    </w:rPr>
  </w:style>
  <w:style w:type="character" w:styleId="ad">
    <w:name w:val="FollowedHyperlink"/>
    <w:basedOn w:val="a0"/>
    <w:uiPriority w:val="99"/>
    <w:semiHidden/>
    <w:unhideWhenUsed/>
    <w:rsid w:val="0071481F"/>
    <w:rPr>
      <w:color w:val="800080"/>
      <w:u w:val="single"/>
    </w:rPr>
  </w:style>
  <w:style w:type="paragraph" w:styleId="HTML">
    <w:name w:val="HTML Preformatted"/>
    <w:basedOn w:val="a"/>
    <w:link w:val="HTMLChar"/>
    <w:uiPriority w:val="99"/>
    <w:semiHidden/>
    <w:unhideWhenUsed/>
    <w:rsid w:val="00714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71481F"/>
    <w:rPr>
      <w:rFonts w:ascii="굴림체" w:eastAsia="굴림체" w:hAnsi="굴림체" w:cs="굴림체"/>
      <w:kern w:val="0"/>
      <w:sz w:val="24"/>
      <w14:ligatures w14:val="none"/>
    </w:rPr>
  </w:style>
  <w:style w:type="character" w:styleId="HTML0">
    <w:name w:val="HTML Code"/>
    <w:basedOn w:val="a0"/>
    <w:uiPriority w:val="99"/>
    <w:semiHidden/>
    <w:unhideWhenUsed/>
    <w:rsid w:val="0071481F"/>
    <w:rPr>
      <w:rFonts w:ascii="굴림체" w:eastAsia="굴림체" w:hAnsi="굴림체" w:cs="굴림체"/>
      <w:sz w:val="24"/>
      <w:szCs w:val="24"/>
    </w:rPr>
  </w:style>
  <w:style w:type="character" w:styleId="ae">
    <w:name w:val="Emphasis"/>
    <w:basedOn w:val="a0"/>
    <w:uiPriority w:val="20"/>
    <w:qFormat/>
    <w:rsid w:val="0071481F"/>
    <w:rPr>
      <w:i/>
      <w:iCs/>
    </w:rPr>
  </w:style>
  <w:style w:type="paragraph" w:styleId="af">
    <w:name w:val="header"/>
    <w:basedOn w:val="a"/>
    <w:link w:val="Char3"/>
    <w:uiPriority w:val="99"/>
    <w:unhideWhenUsed/>
    <w:rsid w:val="00394312"/>
    <w:pPr>
      <w:tabs>
        <w:tab w:val="center" w:pos="4513"/>
        <w:tab w:val="right" w:pos="9026"/>
      </w:tabs>
      <w:snapToGrid w:val="0"/>
    </w:pPr>
  </w:style>
  <w:style w:type="character" w:customStyle="1" w:styleId="Char3">
    <w:name w:val="머리글 Char"/>
    <w:basedOn w:val="a0"/>
    <w:link w:val="af"/>
    <w:uiPriority w:val="99"/>
    <w:rsid w:val="00394312"/>
  </w:style>
  <w:style w:type="paragraph" w:styleId="af0">
    <w:name w:val="footer"/>
    <w:basedOn w:val="a"/>
    <w:link w:val="Char4"/>
    <w:uiPriority w:val="99"/>
    <w:unhideWhenUsed/>
    <w:rsid w:val="00394312"/>
    <w:pPr>
      <w:tabs>
        <w:tab w:val="center" w:pos="4513"/>
        <w:tab w:val="right" w:pos="9026"/>
      </w:tabs>
      <w:snapToGrid w:val="0"/>
    </w:pPr>
  </w:style>
  <w:style w:type="character" w:customStyle="1" w:styleId="Char4">
    <w:name w:val="바닥글 Char"/>
    <w:basedOn w:val="a0"/>
    <w:link w:val="af0"/>
    <w:uiPriority w:val="99"/>
    <w:rsid w:val="00394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ed8588f2-e3f4-450b-949c-df8b40a4b761" TargetMode="External"/><Relationship Id="rId13" Type="http://schemas.openxmlformats.org/officeDocument/2006/relationships/hyperlink" Target="https://claude.ai/chat/ed8588f2-e3f4-450b-949c-df8b40a4b761" TargetMode="External"/><Relationship Id="rId3" Type="http://schemas.openxmlformats.org/officeDocument/2006/relationships/settings" Target="settings.xml"/><Relationship Id="rId7" Type="http://schemas.openxmlformats.org/officeDocument/2006/relationships/hyperlink" Target="https://claude.ai/chat/ed8588f2-e3f4-450b-949c-df8b40a4b761" TargetMode="External"/><Relationship Id="rId12" Type="http://schemas.openxmlformats.org/officeDocument/2006/relationships/hyperlink" Target="https://claude.ai/chat/ed8588f2-e3f4-450b-949c-df8b40a4b7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chat/ed8588f2-e3f4-450b-949c-df8b40a4b76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laude.ai/chat/ed8588f2-e3f4-450b-949c-df8b40a4b761" TargetMode="External"/><Relationship Id="rId4" Type="http://schemas.openxmlformats.org/officeDocument/2006/relationships/webSettings" Target="webSettings.xml"/><Relationship Id="rId9" Type="http://schemas.openxmlformats.org/officeDocument/2006/relationships/hyperlink" Target="https://claude.ai/chat/ed8588f2-e3f4-450b-949c-df8b40a4b761"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45</Pages>
  <Words>3170</Words>
  <Characters>18071</Characters>
  <Application>Microsoft Office Word</Application>
  <DocSecurity>0</DocSecurity>
  <Lines>150</Lines>
  <Paragraphs>42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8</cp:revision>
  <dcterms:created xsi:type="dcterms:W3CDTF">2026-01-11T18:53:00Z</dcterms:created>
  <dcterms:modified xsi:type="dcterms:W3CDTF">2026-01-26T00:59:00Z</dcterms:modified>
</cp:coreProperties>
</file>